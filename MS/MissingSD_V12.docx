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09F43" w14:textId="77777777" w:rsidR="00ED1189" w:rsidRDefault="00ED1189" w:rsidP="00520952">
      <w:pPr>
        <w:pStyle w:val="Title"/>
        <w:spacing w:line="480" w:lineRule="auto"/>
        <w:outlineLvl w:val="0"/>
        <w:rPr>
          <w:ins w:id="0" w:author="Shinichi Nakagawa" w:date="2022-02-13T10:35:00Z"/>
          <w:rFonts w:ascii="Times New Roman" w:hAnsi="Times New Roman"/>
          <w:i/>
          <w:color w:val="auto"/>
          <w:sz w:val="24"/>
          <w:szCs w:val="24"/>
        </w:rPr>
      </w:pPr>
      <w:bookmarkStart w:id="1" w:name="OLE_LINK207"/>
      <w:bookmarkStart w:id="2" w:name="OLE_LINK214"/>
      <w:bookmarkStart w:id="3" w:name="OLE_LINK147"/>
      <w:bookmarkStart w:id="4" w:name="OLE_LINK148"/>
    </w:p>
    <w:p w14:paraId="287D53C3" w14:textId="2AC9C53E" w:rsidR="00E27C4E" w:rsidRPr="002C0E60" w:rsidRDefault="00E27C4E" w:rsidP="00520952">
      <w:pPr>
        <w:pStyle w:val="Title"/>
        <w:spacing w:line="480" w:lineRule="auto"/>
        <w:outlineLvl w:val="0"/>
        <w:rPr>
          <w:rFonts w:ascii="Times New Roman" w:hAnsi="Times New Roman"/>
          <w:i/>
          <w:color w:val="auto"/>
          <w:sz w:val="24"/>
          <w:szCs w:val="24"/>
          <w:lang w:val="en-US"/>
        </w:rPr>
      </w:pPr>
      <w:r w:rsidRPr="002C0E60">
        <w:rPr>
          <w:rFonts w:ascii="Times New Roman" w:hAnsi="Times New Roman"/>
          <w:i/>
          <w:color w:val="auto"/>
          <w:sz w:val="24"/>
          <w:szCs w:val="24"/>
        </w:rPr>
        <w:t>A</w:t>
      </w:r>
      <w:r w:rsidR="00AB6405" w:rsidRPr="002C0E60">
        <w:rPr>
          <w:rFonts w:ascii="Times New Roman" w:hAnsi="Times New Roman"/>
          <w:i/>
          <w:color w:val="auto"/>
          <w:sz w:val="24"/>
          <w:szCs w:val="24"/>
        </w:rPr>
        <w:t xml:space="preserve"> </w:t>
      </w:r>
      <w:r w:rsidR="00275102">
        <w:rPr>
          <w:rFonts w:ascii="Times New Roman" w:hAnsi="Times New Roman"/>
          <w:i/>
          <w:color w:val="auto"/>
          <w:sz w:val="24"/>
          <w:szCs w:val="24"/>
          <w:lang w:val="en-US"/>
        </w:rPr>
        <w:t>Method article</w:t>
      </w:r>
      <w:r w:rsidR="00CA2E48" w:rsidRPr="002C0E60">
        <w:rPr>
          <w:rFonts w:ascii="Times New Roman" w:hAnsi="Times New Roman"/>
          <w:i/>
          <w:color w:val="auto"/>
          <w:sz w:val="24"/>
          <w:szCs w:val="24"/>
        </w:rPr>
        <w:t xml:space="preserve"> </w:t>
      </w:r>
      <w:r w:rsidR="00E25EF3" w:rsidRPr="002C0E60">
        <w:rPr>
          <w:rFonts w:ascii="Times New Roman" w:hAnsi="Times New Roman"/>
          <w:i/>
          <w:color w:val="auto"/>
          <w:sz w:val="24"/>
          <w:szCs w:val="24"/>
        </w:rPr>
        <w:t>prepared for</w:t>
      </w:r>
      <w:r w:rsidR="00626F8A" w:rsidRPr="002C0E60">
        <w:rPr>
          <w:rFonts w:ascii="Times New Roman" w:hAnsi="Times New Roman"/>
          <w:i/>
          <w:color w:val="auto"/>
          <w:sz w:val="24"/>
          <w:szCs w:val="24"/>
        </w:rPr>
        <w:t xml:space="preserve"> </w:t>
      </w:r>
      <w:commentRangeStart w:id="5"/>
      <w:r w:rsidR="00490A7E" w:rsidRPr="002C0E60">
        <w:rPr>
          <w:rFonts w:ascii="Times New Roman" w:hAnsi="Times New Roman"/>
          <w:i/>
          <w:color w:val="auto"/>
          <w:sz w:val="24"/>
          <w:szCs w:val="24"/>
          <w:lang w:val="en-US"/>
        </w:rPr>
        <w:t>Ecology</w:t>
      </w:r>
      <w:commentRangeEnd w:id="5"/>
      <w:r w:rsidR="006A65AD">
        <w:rPr>
          <w:rStyle w:val="CommentReference"/>
          <w:rFonts w:ascii="Cambria" w:eastAsia="MS Mincho" w:hAnsi="Cambria"/>
          <w:color w:val="auto"/>
          <w:spacing w:val="0"/>
          <w:kern w:val="0"/>
          <w:lang w:val="en-AU" w:eastAsia="ja-JP"/>
        </w:rPr>
        <w:commentReference w:id="5"/>
      </w:r>
      <w:r w:rsidR="00275102">
        <w:rPr>
          <w:rFonts w:ascii="Times New Roman" w:hAnsi="Times New Roman"/>
          <w:i/>
          <w:color w:val="auto"/>
          <w:sz w:val="24"/>
          <w:szCs w:val="24"/>
          <w:lang w:val="en-US"/>
        </w:rPr>
        <w:t xml:space="preserve"> </w:t>
      </w:r>
      <w:commentRangeStart w:id="6"/>
      <w:r w:rsidR="00275102">
        <w:rPr>
          <w:rFonts w:ascii="Times New Roman" w:hAnsi="Times New Roman"/>
          <w:i/>
          <w:color w:val="auto"/>
          <w:sz w:val="24"/>
          <w:szCs w:val="24"/>
          <w:lang w:val="en-US"/>
        </w:rPr>
        <w:t>Letters</w:t>
      </w:r>
      <w:commentRangeEnd w:id="6"/>
      <w:r w:rsidR="000B7731">
        <w:rPr>
          <w:rStyle w:val="CommentReference"/>
          <w:rFonts w:ascii="Cambria" w:eastAsia="MS Mincho" w:hAnsi="Cambria"/>
          <w:color w:val="auto"/>
          <w:spacing w:val="0"/>
          <w:kern w:val="0"/>
          <w:lang w:val="en-AU" w:eastAsia="ja-JP"/>
        </w:rPr>
        <w:commentReference w:id="6"/>
      </w:r>
    </w:p>
    <w:p w14:paraId="49126F92" w14:textId="1306ABB7" w:rsidR="00DF4C06" w:rsidRPr="002C0E60" w:rsidRDefault="00C1301A" w:rsidP="00520952">
      <w:pPr>
        <w:pStyle w:val="Title"/>
        <w:spacing w:line="480" w:lineRule="auto"/>
        <w:rPr>
          <w:rFonts w:ascii="Times New Roman" w:hAnsi="Times New Roman"/>
          <w:b/>
          <w:color w:val="auto"/>
          <w:sz w:val="24"/>
          <w:szCs w:val="24"/>
        </w:rPr>
      </w:pPr>
      <w:ins w:id="7" w:author="Shinichi Nakagawa" w:date="2022-02-13T12:23:00Z">
        <w:r>
          <w:rPr>
            <w:rFonts w:ascii="Times New Roman" w:hAnsi="Times New Roman"/>
            <w:b/>
            <w:color w:val="auto"/>
            <w:sz w:val="24"/>
            <w:szCs w:val="24"/>
            <w:lang w:val="en-US"/>
          </w:rPr>
          <w:t>A r</w:t>
        </w:r>
      </w:ins>
      <w:del w:id="8" w:author="Shinichi Nakagawa" w:date="2022-02-13T12:23:00Z">
        <w:r w:rsidR="00275102" w:rsidDel="00C1301A">
          <w:rPr>
            <w:rFonts w:ascii="Times New Roman" w:hAnsi="Times New Roman"/>
            <w:b/>
            <w:color w:val="auto"/>
            <w:sz w:val="24"/>
            <w:szCs w:val="24"/>
            <w:lang w:val="en-US"/>
          </w:rPr>
          <w:delText>R</w:delText>
        </w:r>
      </w:del>
      <w:r w:rsidR="00275102">
        <w:rPr>
          <w:rFonts w:ascii="Times New Roman" w:hAnsi="Times New Roman"/>
          <w:b/>
          <w:color w:val="auto"/>
          <w:sz w:val="24"/>
          <w:szCs w:val="24"/>
          <w:lang w:val="en-US"/>
        </w:rPr>
        <w:t>obust</w:t>
      </w:r>
      <w:r w:rsidR="00795D7D" w:rsidRPr="002C0E60">
        <w:rPr>
          <w:rFonts w:ascii="Times New Roman" w:hAnsi="Times New Roman"/>
          <w:b/>
          <w:color w:val="auto"/>
          <w:sz w:val="24"/>
          <w:szCs w:val="24"/>
          <w:lang w:val="en-US"/>
        </w:rPr>
        <w:t xml:space="preserve"> </w:t>
      </w:r>
      <w:r w:rsidR="00284EFA" w:rsidRPr="002C0E60">
        <w:rPr>
          <w:rFonts w:ascii="Times New Roman" w:hAnsi="Times New Roman"/>
          <w:b/>
          <w:color w:val="auto"/>
          <w:sz w:val="24"/>
          <w:szCs w:val="24"/>
          <w:lang w:val="en-US"/>
        </w:rPr>
        <w:t xml:space="preserve">and readily implementable </w:t>
      </w:r>
      <w:r w:rsidR="00795D7D" w:rsidRPr="002C0E60">
        <w:rPr>
          <w:rFonts w:ascii="Times New Roman" w:hAnsi="Times New Roman"/>
          <w:b/>
          <w:color w:val="auto"/>
          <w:sz w:val="24"/>
          <w:szCs w:val="24"/>
          <w:lang w:val="en-US"/>
        </w:rPr>
        <w:t>method</w:t>
      </w:r>
      <w:del w:id="9" w:author="Shinichi Nakagawa" w:date="2022-02-13T12:24:00Z">
        <w:r w:rsidR="00275102" w:rsidDel="00C1301A">
          <w:rPr>
            <w:rFonts w:ascii="Times New Roman" w:hAnsi="Times New Roman"/>
            <w:b/>
            <w:color w:val="auto"/>
            <w:sz w:val="24"/>
            <w:szCs w:val="24"/>
            <w:lang w:val="en-US"/>
          </w:rPr>
          <w:delText>s</w:delText>
        </w:r>
      </w:del>
      <w:ins w:id="10" w:author="Shinichi Nakagawa" w:date="2022-02-13T12:23:00Z">
        <w:r>
          <w:rPr>
            <w:rFonts w:ascii="Times New Roman" w:hAnsi="Times New Roman"/>
            <w:b/>
            <w:color w:val="auto"/>
            <w:sz w:val="24"/>
            <w:szCs w:val="24"/>
            <w:lang w:val="en-US"/>
          </w:rPr>
          <w:t xml:space="preserve"> for </w:t>
        </w:r>
        <w:r w:rsidRPr="002C0E60">
          <w:rPr>
            <w:rFonts w:ascii="Times New Roman" w:hAnsi="Times New Roman"/>
            <w:b/>
            <w:color w:val="auto"/>
            <w:sz w:val="24"/>
            <w:szCs w:val="24"/>
            <w:lang w:val="en-US"/>
          </w:rPr>
          <w:t>the meta-analysis of response ratios</w:t>
        </w:r>
      </w:ins>
      <w:r w:rsidR="00795D7D" w:rsidRPr="002C0E60">
        <w:rPr>
          <w:rFonts w:ascii="Times New Roman" w:hAnsi="Times New Roman"/>
          <w:b/>
          <w:color w:val="auto"/>
          <w:sz w:val="24"/>
          <w:szCs w:val="24"/>
          <w:lang w:val="en-US"/>
        </w:rPr>
        <w:t xml:space="preserve"> </w:t>
      </w:r>
      <w:r w:rsidR="00D507D4">
        <w:rPr>
          <w:rFonts w:ascii="Times New Roman" w:hAnsi="Times New Roman"/>
          <w:b/>
          <w:color w:val="auto"/>
          <w:sz w:val="24"/>
          <w:szCs w:val="24"/>
          <w:lang w:val="en-US"/>
        </w:rPr>
        <w:t>with</w:t>
      </w:r>
      <w:r w:rsidR="00795D7D" w:rsidRPr="002C0E60">
        <w:rPr>
          <w:rFonts w:ascii="Times New Roman" w:hAnsi="Times New Roman"/>
          <w:b/>
          <w:color w:val="auto"/>
          <w:sz w:val="24"/>
          <w:szCs w:val="24"/>
          <w:lang w:val="en-US"/>
        </w:rPr>
        <w:t xml:space="preserve"> </w:t>
      </w:r>
      <w:ins w:id="11" w:author="Shinichi Nakagawa" w:date="2022-02-13T12:23:00Z">
        <w:r>
          <w:rPr>
            <w:rFonts w:ascii="Times New Roman" w:hAnsi="Times New Roman"/>
            <w:b/>
            <w:color w:val="auto"/>
            <w:sz w:val="24"/>
            <w:szCs w:val="24"/>
            <w:lang w:val="en-US"/>
          </w:rPr>
          <w:t xml:space="preserve">and without </w:t>
        </w:r>
      </w:ins>
      <w:r w:rsidR="00795D7D" w:rsidRPr="002C0E60">
        <w:rPr>
          <w:rFonts w:ascii="Times New Roman" w:hAnsi="Times New Roman"/>
          <w:b/>
          <w:color w:val="auto"/>
          <w:sz w:val="24"/>
          <w:szCs w:val="24"/>
          <w:lang w:val="en-US"/>
        </w:rPr>
        <w:t>missing standard deviations</w:t>
      </w:r>
      <w:del w:id="12" w:author="Shinichi Nakagawa" w:date="2022-02-13T12:24:00Z">
        <w:r w:rsidR="00795D7D" w:rsidRPr="002C0E60" w:rsidDel="00C1301A">
          <w:rPr>
            <w:rFonts w:ascii="Times New Roman" w:hAnsi="Times New Roman"/>
            <w:b/>
            <w:color w:val="auto"/>
            <w:sz w:val="24"/>
            <w:szCs w:val="24"/>
            <w:lang w:val="en-US"/>
          </w:rPr>
          <w:delText xml:space="preserve"> in </w:delText>
        </w:r>
      </w:del>
      <w:del w:id="13" w:author="Shinichi Nakagawa" w:date="2022-02-13T12:23:00Z">
        <w:r w:rsidR="00A92B07" w:rsidRPr="002C0E60" w:rsidDel="00C1301A">
          <w:rPr>
            <w:rFonts w:ascii="Times New Roman" w:hAnsi="Times New Roman"/>
            <w:b/>
            <w:color w:val="auto"/>
            <w:sz w:val="24"/>
            <w:szCs w:val="24"/>
            <w:lang w:val="en-US"/>
          </w:rPr>
          <w:delText>the</w:delText>
        </w:r>
        <w:r w:rsidR="002B77E8" w:rsidRPr="002C0E60" w:rsidDel="00C1301A">
          <w:rPr>
            <w:rFonts w:ascii="Times New Roman" w:hAnsi="Times New Roman"/>
            <w:b/>
            <w:color w:val="auto"/>
            <w:sz w:val="24"/>
            <w:szCs w:val="24"/>
            <w:lang w:val="en-US"/>
          </w:rPr>
          <w:delText xml:space="preserve"> </w:delText>
        </w:r>
        <w:r w:rsidR="00795D7D" w:rsidRPr="002C0E60" w:rsidDel="00C1301A">
          <w:rPr>
            <w:rFonts w:ascii="Times New Roman" w:hAnsi="Times New Roman"/>
            <w:b/>
            <w:color w:val="auto"/>
            <w:sz w:val="24"/>
            <w:szCs w:val="24"/>
            <w:lang w:val="en-US"/>
          </w:rPr>
          <w:delText>meta-analysis</w:delText>
        </w:r>
        <w:r w:rsidR="007168DC" w:rsidRPr="002C0E60" w:rsidDel="00C1301A">
          <w:rPr>
            <w:rFonts w:ascii="Times New Roman" w:hAnsi="Times New Roman"/>
            <w:b/>
            <w:color w:val="auto"/>
            <w:sz w:val="24"/>
            <w:szCs w:val="24"/>
            <w:lang w:val="en-US"/>
          </w:rPr>
          <w:delText xml:space="preserve"> of response ratios</w:delText>
        </w:r>
      </w:del>
    </w:p>
    <w:bookmarkEnd w:id="1"/>
    <w:bookmarkEnd w:id="2"/>
    <w:bookmarkEnd w:id="3"/>
    <w:bookmarkEnd w:id="4"/>
    <w:p w14:paraId="297B6F91" w14:textId="25E208A0"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Shinichi Nakagawa*</w:t>
      </w:r>
      <w:r w:rsidRPr="002C0E60">
        <w:rPr>
          <w:rFonts w:ascii="Times New Roman" w:hAnsi="Times New Roman"/>
          <w:vertAlign w:val="superscript"/>
          <w:lang w:val="en-US"/>
        </w:rPr>
        <w:t>1</w:t>
      </w:r>
      <w:r w:rsidR="00DF41AA">
        <w:rPr>
          <w:rFonts w:ascii="Times New Roman" w:hAnsi="Times New Roman"/>
          <w:lang w:val="en-US"/>
        </w:rPr>
        <w:t xml:space="preserve">, Daniel </w:t>
      </w:r>
      <w:r w:rsidR="0045413C">
        <w:rPr>
          <w:rFonts w:ascii="Times New Roman" w:hAnsi="Times New Roman"/>
          <w:lang w:val="en-US"/>
        </w:rPr>
        <w:t xml:space="preserve">W. A. </w:t>
      </w:r>
      <w:r w:rsidR="00DF41AA">
        <w:rPr>
          <w:rFonts w:ascii="Times New Roman" w:hAnsi="Times New Roman"/>
          <w:lang w:val="en-US"/>
        </w:rPr>
        <w:t>Noble</w:t>
      </w:r>
      <w:r w:rsidR="009F1E8D">
        <w:rPr>
          <w:rFonts w:ascii="Times New Roman" w:hAnsi="Times New Roman"/>
          <w:vertAlign w:val="superscript"/>
          <w:lang w:val="en-US"/>
        </w:rPr>
        <w:t>2</w:t>
      </w:r>
      <w:r w:rsidR="00DF41AA">
        <w:rPr>
          <w:rFonts w:ascii="Times New Roman" w:hAnsi="Times New Roman"/>
          <w:lang w:val="en-US"/>
        </w:rPr>
        <w:t xml:space="preserve">, </w:t>
      </w:r>
      <w:r w:rsidR="0045413C">
        <w:rPr>
          <w:rFonts w:ascii="Times New Roman" w:hAnsi="Times New Roman"/>
          <w:lang w:val="en-US"/>
        </w:rPr>
        <w:t>Malgorzata Lagisz</w:t>
      </w:r>
      <w:r w:rsidR="009F1E8D" w:rsidRPr="002C0E60">
        <w:rPr>
          <w:rFonts w:ascii="Times New Roman" w:hAnsi="Times New Roman"/>
          <w:vertAlign w:val="superscript"/>
          <w:lang w:val="en-US"/>
        </w:rPr>
        <w:t>1</w:t>
      </w:r>
      <w:r w:rsidR="00233EE0">
        <w:rPr>
          <w:rFonts w:ascii="Times New Roman" w:hAnsi="Times New Roman"/>
          <w:lang w:val="en-US"/>
        </w:rPr>
        <w:t>, Rebecca Spake</w:t>
      </w:r>
      <w:r w:rsidR="00D24CC2">
        <w:rPr>
          <w:rFonts w:ascii="Times New Roman" w:hAnsi="Times New Roman"/>
          <w:vertAlign w:val="superscript"/>
          <w:lang w:val="en-US"/>
        </w:rPr>
        <w:t>3</w:t>
      </w:r>
      <w:r w:rsidR="00233EE0">
        <w:rPr>
          <w:rFonts w:ascii="Times New Roman" w:hAnsi="Times New Roman"/>
          <w:lang w:val="en-US"/>
        </w:rPr>
        <w:t xml:space="preserve">, </w:t>
      </w:r>
      <w:r w:rsidR="00795D7D" w:rsidRPr="002C0E60">
        <w:rPr>
          <w:rFonts w:ascii="Times New Roman" w:hAnsi="Times New Roman"/>
          <w:lang w:val="en-US"/>
        </w:rPr>
        <w:t>Wolfgang Viechtbauer</w:t>
      </w:r>
      <w:r w:rsidR="00D24CC2">
        <w:rPr>
          <w:rFonts w:ascii="Times New Roman" w:hAnsi="Times New Roman"/>
          <w:vertAlign w:val="superscript"/>
          <w:lang w:val="en-US"/>
        </w:rPr>
        <w:t>4</w:t>
      </w:r>
      <w:r w:rsidR="00687D83">
        <w:rPr>
          <w:rFonts w:ascii="Times New Roman" w:hAnsi="Times New Roman"/>
          <w:vertAlign w:val="superscript"/>
          <w:lang w:val="en-US"/>
        </w:rPr>
        <w:t xml:space="preserve"> </w:t>
      </w:r>
      <w:r w:rsidR="00687D83">
        <w:rPr>
          <w:rFonts w:ascii="Times New Roman" w:hAnsi="Times New Roman"/>
          <w:lang w:val="en-US"/>
        </w:rPr>
        <w:t>&amp;</w:t>
      </w:r>
      <w:r w:rsidR="00795D7D" w:rsidRPr="002C0E60">
        <w:rPr>
          <w:rFonts w:ascii="Times New Roman" w:hAnsi="Times New Roman"/>
          <w:lang w:val="en-US"/>
        </w:rPr>
        <w:t xml:space="preserve"> </w:t>
      </w:r>
      <w:r w:rsidR="00687D83">
        <w:rPr>
          <w:rFonts w:ascii="Times New Roman" w:hAnsi="Times New Roman"/>
          <w:lang w:val="en-US"/>
        </w:rPr>
        <w:t>Alistair M. Senior</w:t>
      </w:r>
      <w:r w:rsidR="001179D6" w:rsidRPr="002C0E60">
        <w:rPr>
          <w:rFonts w:ascii="Times New Roman" w:hAnsi="Times New Roman"/>
          <w:lang w:val="en-US"/>
        </w:rPr>
        <w:t>*</w:t>
      </w:r>
      <w:r w:rsidR="00D24CC2">
        <w:rPr>
          <w:rFonts w:ascii="Times New Roman" w:hAnsi="Times New Roman"/>
          <w:vertAlign w:val="superscript"/>
          <w:lang w:val="en-US"/>
        </w:rPr>
        <w:t>5</w:t>
      </w:r>
    </w:p>
    <w:p w14:paraId="7F73DD9F"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lang w:val="en-US"/>
        </w:rPr>
        <w:t xml:space="preserve">Address: </w:t>
      </w:r>
    </w:p>
    <w:p w14:paraId="1B0A15B3"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vertAlign w:val="superscript"/>
          <w:lang w:val="en-US"/>
        </w:rPr>
        <w:t>1</w:t>
      </w:r>
      <w:r w:rsidRPr="006928D3">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D24CC2" w:rsidRDefault="009F1E8D" w:rsidP="00520952">
      <w:pPr>
        <w:spacing w:line="480" w:lineRule="auto"/>
        <w:contextualSpacing/>
        <w:rPr>
          <w:rFonts w:ascii="Times New Roman" w:eastAsia="MS PGothic" w:hAnsi="Times New Roman"/>
          <w:iCs/>
        </w:rPr>
      </w:pPr>
      <w:r w:rsidRPr="006928D3">
        <w:rPr>
          <w:rFonts w:ascii="Times New Roman" w:hAnsi="Times New Roman"/>
          <w:vertAlign w:val="superscript"/>
          <w:lang w:val="en-US"/>
        </w:rPr>
        <w:t>2</w:t>
      </w:r>
      <w:r w:rsidRPr="006928D3">
        <w:rPr>
          <w:rFonts w:ascii="Times New Roman" w:hAnsi="Times New Roman"/>
          <w:lang w:val="en-US"/>
        </w:rPr>
        <w:t xml:space="preserve"> </w:t>
      </w:r>
      <w:r w:rsidR="00EF5DD3" w:rsidRPr="003F42F0">
        <w:rPr>
          <w:rFonts w:ascii="Times New Roman" w:eastAsia="MS PGothic" w:hAnsi="Times New Roman"/>
          <w:iCs/>
        </w:rPr>
        <w:t>Division of Ecology and Evolution, Research School of Biology, The Australian National University, Canberra, ACT, Australia</w:t>
      </w:r>
    </w:p>
    <w:p w14:paraId="12F74350" w14:textId="3C01E7C6" w:rsidR="00284EFA" w:rsidRPr="006928D3" w:rsidRDefault="00D24CC2" w:rsidP="00520952">
      <w:pPr>
        <w:spacing w:line="480" w:lineRule="auto"/>
        <w:contextualSpacing/>
        <w:rPr>
          <w:rFonts w:ascii="Times New Roman" w:hAnsi="Times New Roman"/>
          <w:lang w:val="en-US"/>
        </w:rPr>
      </w:pPr>
      <w:r>
        <w:rPr>
          <w:rFonts w:ascii="Times New Roman" w:hAnsi="Times New Roman"/>
          <w:vertAlign w:val="superscript"/>
          <w:lang w:val="en-US"/>
        </w:rPr>
        <w:t>3</w:t>
      </w:r>
      <w:r w:rsidR="009F1E8D" w:rsidRPr="006928D3">
        <w:rPr>
          <w:rFonts w:ascii="Times New Roman" w:hAnsi="Times New Roman"/>
          <w:lang w:val="en-US"/>
        </w:rPr>
        <w:t xml:space="preserve"> </w:t>
      </w:r>
      <w:r w:rsidR="00EA6FE5" w:rsidRPr="006928D3">
        <w:rPr>
          <w:rFonts w:ascii="Times New Roman" w:hAnsi="Times New Roman"/>
          <w:lang w:val="en-US"/>
        </w:rPr>
        <w:t>XXXX</w:t>
      </w:r>
    </w:p>
    <w:p w14:paraId="05DA1AC6" w14:textId="707344EE"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4</w:t>
      </w:r>
      <w:r w:rsidRPr="006928D3">
        <w:rPr>
          <w:rFonts w:ascii="Times New Roman" w:hAnsi="Times New Roman"/>
          <w:lang w:val="en-US"/>
        </w:rPr>
        <w:t xml:space="preserve"> </w:t>
      </w:r>
      <w:r w:rsidRPr="003F42F0">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5</w:t>
      </w:r>
      <w:r w:rsidRPr="006928D3">
        <w:rPr>
          <w:rFonts w:ascii="Times New Roman" w:hAnsi="Times New Roman"/>
          <w:lang w:val="en-US"/>
        </w:rPr>
        <w:t xml:space="preserve"> </w:t>
      </w:r>
      <w:r w:rsidRPr="003F42F0">
        <w:rPr>
          <w:rFonts w:ascii="Times New Roman" w:eastAsia="MS PGothic" w:hAnsi="Times New Roman"/>
          <w:iCs/>
        </w:rPr>
        <w:t>Charles Perkins Centre and School of Life and Environmental Sciences, University of Sydney, Camperdown, NSW 2006, Australia</w:t>
      </w:r>
      <w:commentRangeStart w:id="14"/>
      <w:r w:rsidRPr="003F42F0">
        <w:rPr>
          <w:rFonts w:ascii="Times New Roman" w:hAnsi="Times New Roman"/>
          <w:color w:val="000000" w:themeColor="text1"/>
        </w:rPr>
        <w:t>.</w:t>
      </w:r>
      <w:commentRangeEnd w:id="14"/>
      <w:r w:rsidR="00AF02EF">
        <w:rPr>
          <w:rStyle w:val="CommentReference"/>
        </w:rPr>
        <w:commentReference w:id="14"/>
      </w:r>
    </w:p>
    <w:p w14:paraId="49E17BAF" w14:textId="77777777" w:rsidR="009F1E8D" w:rsidRPr="006928D3" w:rsidRDefault="009F1E8D" w:rsidP="00520952">
      <w:pPr>
        <w:spacing w:line="480" w:lineRule="auto"/>
        <w:contextualSpacing/>
        <w:rPr>
          <w:rFonts w:ascii="Times New Roman" w:hAnsi="Times New Roman"/>
          <w:lang w:val="en-US"/>
        </w:rPr>
      </w:pPr>
    </w:p>
    <w:p w14:paraId="482D8B7A" w14:textId="77777777" w:rsidR="009F1E8D" w:rsidRPr="006928D3" w:rsidRDefault="009F1E8D" w:rsidP="00520952">
      <w:pPr>
        <w:spacing w:line="480" w:lineRule="auto"/>
        <w:contextualSpacing/>
        <w:rPr>
          <w:rFonts w:ascii="Times New Roman" w:hAnsi="Times New Roman"/>
          <w:lang w:val="en-US"/>
        </w:rPr>
      </w:pPr>
    </w:p>
    <w:p w14:paraId="11A0287C" w14:textId="77777777" w:rsidR="009F1E8D" w:rsidRDefault="009F1E8D" w:rsidP="00520952">
      <w:pPr>
        <w:spacing w:line="480" w:lineRule="auto"/>
        <w:contextualSpacing/>
        <w:rPr>
          <w:rFonts w:ascii="Times New Roman" w:hAnsi="Times New Roman"/>
          <w:lang w:val="en-US"/>
        </w:rPr>
      </w:pPr>
    </w:p>
    <w:p w14:paraId="12D946B4" w14:textId="0AC3B916" w:rsidR="009015C6"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xml:space="preserve">Running head: </w:t>
      </w:r>
      <w:r w:rsidR="00795D7D" w:rsidRPr="002C0E60">
        <w:rPr>
          <w:rFonts w:ascii="Times New Roman" w:hAnsi="Times New Roman"/>
          <w:lang w:val="en-US"/>
        </w:rPr>
        <w:t>Handling missing SDs in meta-analysis</w:t>
      </w:r>
    </w:p>
    <w:p w14:paraId="34EF5245" w14:textId="36BE765B"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Correspondence: Shinichi Nakagawa</w:t>
      </w:r>
      <w:r w:rsidR="005F5F25" w:rsidRPr="002C0E60">
        <w:rPr>
          <w:rFonts w:ascii="Times New Roman" w:hAnsi="Times New Roman"/>
          <w:lang w:val="en-US"/>
        </w:rPr>
        <w:t xml:space="preserve"> (</w:t>
      </w:r>
      <w:hyperlink r:id="rId15" w:history="1">
        <w:r w:rsidR="00222D1B" w:rsidRPr="003C791B">
          <w:rPr>
            <w:rStyle w:val="Hyperlink"/>
            <w:rFonts w:ascii="Times New Roman" w:hAnsi="Times New Roman"/>
            <w:lang w:val="en-US"/>
          </w:rPr>
          <w:t>s.nakagawa@unsw.edu.au</w:t>
        </w:r>
      </w:hyperlink>
      <w:r w:rsidR="005F5F25" w:rsidRPr="002C0E60">
        <w:rPr>
          <w:rFonts w:ascii="Times New Roman" w:hAnsi="Times New Roman"/>
          <w:lang w:val="en-US"/>
        </w:rPr>
        <w:t>)</w:t>
      </w:r>
      <w:r w:rsidR="00222D1B">
        <w:rPr>
          <w:rFonts w:ascii="Times New Roman" w:hAnsi="Times New Roman"/>
          <w:lang w:val="en-US"/>
        </w:rPr>
        <w:t xml:space="preserve">; Alistair </w:t>
      </w:r>
      <w:r w:rsidR="00525265">
        <w:rPr>
          <w:rFonts w:ascii="Times New Roman" w:hAnsi="Times New Roman"/>
          <w:lang w:val="en-US"/>
        </w:rPr>
        <w:t>M. Senior (</w:t>
      </w:r>
      <w:hyperlink r:id="rId16" w:history="1">
        <w:r w:rsidR="00525265" w:rsidRPr="003C791B">
          <w:rPr>
            <w:rStyle w:val="Hyperlink"/>
            <w:rFonts w:ascii="Times New Roman" w:hAnsi="Times New Roman"/>
            <w:lang w:val="en-US"/>
          </w:rPr>
          <w:t>alistair.senior@Sydney.edu.au</w:t>
        </w:r>
      </w:hyperlink>
      <w:r w:rsidR="00525265">
        <w:rPr>
          <w:rFonts w:ascii="Times New Roman" w:hAnsi="Times New Roman"/>
          <w:lang w:val="en-US"/>
        </w:rPr>
        <w:t>)</w:t>
      </w:r>
    </w:p>
    <w:p w14:paraId="6594841A" w14:textId="0C341E4E" w:rsidR="00795D7D" w:rsidRPr="002C0E60" w:rsidRDefault="00525265" w:rsidP="00520952">
      <w:pPr>
        <w:spacing w:line="480" w:lineRule="auto"/>
        <w:contextualSpacing/>
        <w:rPr>
          <w:rFonts w:ascii="Times New Roman" w:hAnsi="Times New Roman"/>
          <w:lang w:val="en-US"/>
        </w:rPr>
      </w:pPr>
      <w:r>
        <w:rPr>
          <w:rFonts w:ascii="Times New Roman" w:hAnsi="Times New Roman"/>
          <w:lang w:val="en-US"/>
        </w:rPr>
        <w:t xml:space="preserve"> </w:t>
      </w:r>
    </w:p>
    <w:p w14:paraId="08E09AC1" w14:textId="77777777" w:rsidR="009015C6" w:rsidRPr="002C0E60" w:rsidRDefault="009015C6" w:rsidP="00520952">
      <w:pPr>
        <w:spacing w:after="0" w:line="480" w:lineRule="auto"/>
        <w:contextualSpacing/>
        <w:rPr>
          <w:rFonts w:ascii="Times New Roman" w:eastAsia="MS PGothic" w:hAnsi="Times New Roman"/>
          <w:iCs/>
          <w:lang w:val="en-GB"/>
        </w:rPr>
      </w:pPr>
      <w:r w:rsidRPr="002C0E60">
        <w:rPr>
          <w:rFonts w:ascii="Times New Roman" w:eastAsia="MS PGothic" w:hAnsi="Times New Roman"/>
          <w:iCs/>
          <w:lang w:val="en-GB"/>
        </w:rPr>
        <w:br w:type="page"/>
      </w:r>
    </w:p>
    <w:p w14:paraId="5D59A4CA" w14:textId="77777777" w:rsidR="003C4465" w:rsidRPr="002C0E60" w:rsidRDefault="003C4465" w:rsidP="00F0780C">
      <w:pPr>
        <w:pStyle w:val="Heading1"/>
        <w:spacing w:line="480" w:lineRule="auto"/>
        <w:contextualSpacing/>
        <w:rPr>
          <w:szCs w:val="24"/>
        </w:rPr>
      </w:pPr>
      <w:r w:rsidRPr="002C0E60">
        <w:rPr>
          <w:szCs w:val="24"/>
        </w:rPr>
        <w:lastRenderedPageBreak/>
        <w:t>Abstract</w:t>
      </w:r>
    </w:p>
    <w:p w14:paraId="66ADA7AC" w14:textId="5E1442BA" w:rsidR="003C4465" w:rsidRPr="002C0E60" w:rsidRDefault="003B3C47" w:rsidP="00F0780C">
      <w:pPr>
        <w:spacing w:line="480" w:lineRule="auto"/>
        <w:contextualSpacing/>
        <w:rPr>
          <w:rFonts w:ascii="Times New Roman" w:hAnsi="Times New Roman"/>
        </w:rPr>
      </w:pPr>
      <w:r w:rsidRPr="002C0E60">
        <w:rPr>
          <w:rFonts w:ascii="Times New Roman" w:hAnsi="Times New Roman"/>
        </w:rPr>
        <w:t>(do it in the end)</w:t>
      </w:r>
    </w:p>
    <w:p w14:paraId="2F064E8C" w14:textId="77777777" w:rsidR="003C4465" w:rsidRPr="002C0E60" w:rsidRDefault="003C4465" w:rsidP="00F0780C">
      <w:pPr>
        <w:spacing w:line="480" w:lineRule="auto"/>
        <w:contextualSpacing/>
        <w:rPr>
          <w:rFonts w:ascii="Times New Roman" w:hAnsi="Times New Roman"/>
          <w:b/>
          <w:bCs/>
          <w:iCs/>
        </w:rPr>
      </w:pPr>
      <w:r w:rsidRPr="002C0E60">
        <w:rPr>
          <w:rFonts w:ascii="Times New Roman" w:hAnsi="Times New Roman"/>
          <w:b/>
          <w:bCs/>
          <w:iCs/>
        </w:rPr>
        <w:t>KEYWORDS</w:t>
      </w:r>
    </w:p>
    <w:p w14:paraId="3F22C157" w14:textId="099D181C" w:rsidR="003C4465" w:rsidRDefault="003923B1" w:rsidP="00F0780C">
      <w:pPr>
        <w:spacing w:line="480" w:lineRule="auto"/>
        <w:contextualSpacing/>
        <w:rPr>
          <w:ins w:id="15" w:author="Shinichi Nakagawa" w:date="2022-02-13T11:07:00Z"/>
          <w:rFonts w:ascii="Times New Roman" w:hAnsi="Times New Roman"/>
        </w:rPr>
      </w:pPr>
      <w:r w:rsidRPr="002C0E60">
        <w:rPr>
          <w:rFonts w:ascii="Times New Roman" w:hAnsi="Times New Roman"/>
        </w:rPr>
        <w:t xml:space="preserve">Missing data, multiple imputation, meta-regression, </w:t>
      </w:r>
    </w:p>
    <w:p w14:paraId="6AB28F2F" w14:textId="4E08852C" w:rsidR="00AF02EF" w:rsidRDefault="00AF02EF" w:rsidP="00F0780C">
      <w:pPr>
        <w:spacing w:line="480" w:lineRule="auto"/>
        <w:contextualSpacing/>
        <w:rPr>
          <w:ins w:id="16" w:author="Shinichi Nakagawa" w:date="2022-02-13T11:07:00Z"/>
          <w:rFonts w:ascii="Times New Roman" w:hAnsi="Times New Roman"/>
        </w:rPr>
      </w:pPr>
    </w:p>
    <w:p w14:paraId="37E9CF6A" w14:textId="312F98CD" w:rsidR="00AF02EF" w:rsidRDefault="00AF02EF" w:rsidP="00F0780C">
      <w:pPr>
        <w:spacing w:line="480" w:lineRule="auto"/>
        <w:contextualSpacing/>
        <w:rPr>
          <w:ins w:id="17" w:author="Shinichi Nakagawa" w:date="2022-02-13T11:07:00Z"/>
          <w:rFonts w:ascii="Times New Roman" w:hAnsi="Times New Roman"/>
        </w:rPr>
      </w:pPr>
    </w:p>
    <w:p w14:paraId="0A05C0CD" w14:textId="79C7059B" w:rsidR="00AF02EF" w:rsidRPr="002C0E60" w:rsidRDefault="00AF02EF" w:rsidP="00F0780C">
      <w:pPr>
        <w:spacing w:line="480" w:lineRule="auto"/>
        <w:contextualSpacing/>
        <w:rPr>
          <w:rFonts w:ascii="Times New Roman" w:hAnsi="Times New Roman"/>
        </w:rPr>
      </w:pPr>
      <w:ins w:id="18" w:author="Shinichi Nakagawa" w:date="2022-02-13T11:07:00Z">
        <w:r>
          <w:rPr>
            <w:rFonts w:ascii="Times New Roman" w:hAnsi="Times New Roman"/>
          </w:rPr>
          <w:t xml:space="preserve">Dan N to create </w:t>
        </w:r>
      </w:ins>
      <w:ins w:id="19" w:author="Shinichi Nakagawa" w:date="2022-02-13T11:09:00Z">
        <w:r w:rsidR="00124DF1">
          <w:rPr>
            <w:rFonts w:ascii="Times New Roman" w:hAnsi="Times New Roman"/>
          </w:rPr>
          <w:t>a function to take effect size, sam</w:t>
        </w:r>
      </w:ins>
      <w:ins w:id="20" w:author="Shinichi Nakagawa" w:date="2022-02-13T11:13:00Z">
        <w:r w:rsidR="00124DF1">
          <w:rPr>
            <w:rFonts w:ascii="Times New Roman" w:hAnsi="Times New Roman"/>
          </w:rPr>
          <w:t>pling variance and study</w:t>
        </w:r>
      </w:ins>
      <w:ins w:id="21" w:author="Shinichi Nakagawa" w:date="2022-02-13T11:14:00Z">
        <w:r w:rsidR="00124DF1">
          <w:rPr>
            <w:rFonts w:ascii="Times New Roman" w:hAnsi="Times New Roman"/>
          </w:rPr>
          <w:t>_ID</w:t>
        </w:r>
      </w:ins>
    </w:p>
    <w:p w14:paraId="336004F1" w14:textId="77777777" w:rsidR="003C4465" w:rsidRPr="002C0E60" w:rsidRDefault="003C4465" w:rsidP="00F0780C">
      <w:pPr>
        <w:spacing w:line="480" w:lineRule="auto"/>
        <w:contextualSpacing/>
        <w:rPr>
          <w:rFonts w:ascii="Times New Roman" w:hAnsi="Times New Roman"/>
        </w:rPr>
      </w:pPr>
      <w:r w:rsidRPr="002C0E60">
        <w:rPr>
          <w:rFonts w:ascii="Times New Roman" w:hAnsi="Times New Roman"/>
        </w:rPr>
        <w:br w:type="page"/>
      </w:r>
    </w:p>
    <w:p w14:paraId="07F56194" w14:textId="5DEF5161" w:rsidR="007C1B7E" w:rsidRPr="002C0E60" w:rsidRDefault="003C4465" w:rsidP="00972D5E">
      <w:pPr>
        <w:pStyle w:val="Heading1"/>
        <w:spacing w:line="480" w:lineRule="auto"/>
        <w:contextualSpacing/>
        <w:rPr>
          <w:color w:val="00000A"/>
          <w:szCs w:val="24"/>
          <w:lang w:val="en-AU"/>
        </w:rPr>
      </w:pPr>
      <w:r w:rsidRPr="002C0E60">
        <w:rPr>
          <w:color w:val="00000A"/>
          <w:szCs w:val="24"/>
          <w:lang w:val="en-AU"/>
        </w:rPr>
        <w:lastRenderedPageBreak/>
        <w:t>INTRODUCTION</w:t>
      </w:r>
    </w:p>
    <w:p w14:paraId="4111DA58" w14:textId="028A9FF8" w:rsidR="009A4461" w:rsidRPr="002C0E60" w:rsidRDefault="00B31EDC" w:rsidP="003F42F0">
      <w:pPr>
        <w:spacing w:line="480" w:lineRule="auto"/>
        <w:contextualSpacing/>
        <w:rPr>
          <w:rFonts w:ascii="Times New Roman" w:hAnsi="Times New Roman"/>
          <w:lang w:eastAsia="x-none"/>
        </w:rPr>
      </w:pPr>
      <w:r w:rsidRPr="002C0E60">
        <w:rPr>
          <w:rFonts w:ascii="Times New Roman" w:hAnsi="Times New Roman"/>
          <w:lang w:eastAsia="x-none"/>
        </w:rPr>
        <w:t>M</w:t>
      </w:r>
      <w:r w:rsidR="00450B35" w:rsidRPr="002C0E60">
        <w:rPr>
          <w:rFonts w:ascii="Times New Roman" w:hAnsi="Times New Roman"/>
          <w:lang w:eastAsia="x-none"/>
        </w:rPr>
        <w:t>eta-analyses are routinely used</w:t>
      </w:r>
      <w:r w:rsidRPr="002C0E60">
        <w:rPr>
          <w:rFonts w:ascii="Times New Roman" w:hAnsi="Times New Roman"/>
          <w:lang w:eastAsia="x-none"/>
        </w:rPr>
        <w:t xml:space="preserve"> to test the generality of </w:t>
      </w:r>
      <w:r w:rsidR="00DE3817" w:rsidRPr="002C0E60">
        <w:rPr>
          <w:rFonts w:ascii="Times New Roman" w:hAnsi="Times New Roman"/>
          <w:lang w:eastAsia="x-none"/>
        </w:rPr>
        <w:t xml:space="preserve">ecological </w:t>
      </w:r>
      <w:r w:rsidRPr="002C0E60">
        <w:rPr>
          <w:rFonts w:ascii="Times New Roman" w:hAnsi="Times New Roman"/>
          <w:lang w:eastAsia="x-none"/>
        </w:rPr>
        <w:t>phenomen</w:t>
      </w:r>
      <w:r w:rsidR="00635ACB">
        <w:rPr>
          <w:rFonts w:ascii="Times New Roman" w:hAnsi="Times New Roman"/>
          <w:lang w:eastAsia="x-none"/>
        </w:rPr>
        <w:t>a</w:t>
      </w:r>
      <w:r w:rsidR="00602A91" w:rsidRPr="002C0E60">
        <w:rPr>
          <w:rFonts w:ascii="Times New Roman" w:hAnsi="Times New Roman"/>
          <w:lang w:eastAsia="x-none"/>
        </w:rPr>
        <w:t xml:space="preserve"> and </w:t>
      </w:r>
      <w:r w:rsidRPr="002C0E60">
        <w:rPr>
          <w:rFonts w:ascii="Times New Roman" w:hAnsi="Times New Roman"/>
          <w:lang w:eastAsia="x-none"/>
        </w:rPr>
        <w:t>explain inconsistencies in findings between studies</w:t>
      </w:r>
      <w:r w:rsidR="008402FC" w:rsidRPr="002C0E60">
        <w:rPr>
          <w:rFonts w:ascii="Times New Roman" w:hAnsi="Times New Roman"/>
          <w:lang w:eastAsia="x-none"/>
        </w:rPr>
        <w:t xml:space="preserve"> (</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6" w:tooltip="Gurevitch, 2018 #19" w:history="1">
        <w:r w:rsidR="00032288">
          <w:rPr>
            <w:rFonts w:ascii="Times New Roman" w:hAnsi="Times New Roman"/>
            <w:noProof/>
            <w:lang w:eastAsia="x-none"/>
          </w:rPr>
          <w:t>Gurevitch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2018</w:t>
        </w:r>
      </w:hyperlink>
      <w:r w:rsidR="00E91FEE">
        <w:rPr>
          <w:rFonts w:ascii="Times New Roman" w:hAnsi="Times New Roman"/>
          <w:lang w:eastAsia="x-none"/>
        </w:rPr>
        <w:fldChar w:fldCharType="end"/>
      </w:r>
      <w:r w:rsidR="008402FC" w:rsidRPr="002C0E60">
        <w:rPr>
          <w:rFonts w:ascii="Times New Roman" w:hAnsi="Times New Roman"/>
          <w:lang w:eastAsia="x-none"/>
        </w:rPr>
        <w:t>)</w:t>
      </w:r>
      <w:r w:rsidRPr="002C0E60">
        <w:rPr>
          <w:rFonts w:ascii="Times New Roman" w:hAnsi="Times New Roman"/>
          <w:lang w:eastAsia="x-none"/>
        </w:rPr>
        <w:t>.</w:t>
      </w:r>
      <w:r w:rsidR="00602A91" w:rsidRPr="002C0E60">
        <w:rPr>
          <w:rFonts w:ascii="Times New Roman" w:hAnsi="Times New Roman"/>
          <w:lang w:eastAsia="x-none"/>
        </w:rPr>
        <w:t xml:space="preserve"> However, </w:t>
      </w:r>
      <w:r w:rsidR="00DE3817" w:rsidRPr="002C0E60">
        <w:rPr>
          <w:rFonts w:ascii="Times New Roman" w:hAnsi="Times New Roman"/>
          <w:lang w:eastAsia="x-none"/>
        </w:rPr>
        <w:t>incomplete reporting</w:t>
      </w:r>
      <w:r w:rsidR="00834F74">
        <w:rPr>
          <w:rFonts w:ascii="Times New Roman" w:hAnsi="Times New Roman"/>
          <w:lang w:eastAsia="x-none"/>
        </w:rPr>
        <w:t xml:space="preserve"> of necessary data</w:t>
      </w:r>
      <w:r w:rsidR="00DE3817" w:rsidRPr="002C0E60">
        <w:rPr>
          <w:rFonts w:ascii="Times New Roman" w:hAnsi="Times New Roman"/>
          <w:lang w:eastAsia="x-none"/>
        </w:rPr>
        <w:t xml:space="preserve"> in the primary literature threaten</w:t>
      </w:r>
      <w:r w:rsidR="00834F74">
        <w:rPr>
          <w:rFonts w:ascii="Times New Roman" w:hAnsi="Times New Roman"/>
          <w:lang w:eastAsia="x-none"/>
        </w:rPr>
        <w:t>s</w:t>
      </w:r>
      <w:r w:rsidR="00DE3817" w:rsidRPr="002C0E60">
        <w:rPr>
          <w:rFonts w:ascii="Times New Roman" w:hAnsi="Times New Roman"/>
          <w:lang w:eastAsia="x-none"/>
        </w:rPr>
        <w:t xml:space="preserve"> the validity of </w:t>
      </w:r>
      <w:r w:rsidR="00CF352E" w:rsidRPr="002C0E60">
        <w:rPr>
          <w:rFonts w:ascii="Times New Roman" w:hAnsi="Times New Roman"/>
          <w:lang w:eastAsia="x-none"/>
        </w:rPr>
        <w:t xml:space="preserve">meta-analytic evidence. </w:t>
      </w:r>
      <w:r w:rsidR="00834F74">
        <w:rPr>
          <w:rFonts w:ascii="Times New Roman" w:hAnsi="Times New Roman"/>
          <w:lang w:eastAsia="x-none"/>
        </w:rPr>
        <w:t>M</w:t>
      </w:r>
      <w:r w:rsidR="009472F9" w:rsidRPr="002C0E60">
        <w:rPr>
          <w:rFonts w:ascii="Times New Roman" w:hAnsi="Times New Roman"/>
          <w:lang w:eastAsia="x-none"/>
        </w:rPr>
        <w:t xml:space="preserve">any </w:t>
      </w:r>
      <w:r w:rsidR="006928D3">
        <w:rPr>
          <w:rFonts w:ascii="Times New Roman" w:hAnsi="Times New Roman"/>
          <w:lang w:eastAsia="x-none"/>
        </w:rPr>
        <w:t xml:space="preserve">empirical </w:t>
      </w:r>
      <w:r w:rsidR="00663ADE" w:rsidRPr="002C0E60">
        <w:rPr>
          <w:rFonts w:ascii="Times New Roman" w:hAnsi="Times New Roman"/>
          <w:lang w:eastAsia="x-none"/>
        </w:rPr>
        <w:t xml:space="preserve">papers fail to report </w:t>
      </w:r>
      <w:r w:rsidR="00775B23" w:rsidRPr="002C0E60">
        <w:rPr>
          <w:rFonts w:ascii="Times New Roman" w:hAnsi="Times New Roman"/>
          <w:lang w:eastAsia="x-none"/>
        </w:rPr>
        <w:t>standard deviations</w:t>
      </w:r>
      <w:r w:rsidR="002E799D" w:rsidRPr="002C0E60">
        <w:rPr>
          <w:rFonts w:ascii="Times New Roman" w:hAnsi="Times New Roman"/>
          <w:lang w:eastAsia="x-none"/>
        </w:rPr>
        <w:t xml:space="preserve"> (SDs)</w:t>
      </w:r>
      <w:r w:rsidR="009472F9" w:rsidRPr="002C0E60">
        <w:rPr>
          <w:rFonts w:ascii="Times New Roman" w:hAnsi="Times New Roman"/>
          <w:lang w:eastAsia="x-none"/>
        </w:rPr>
        <w:t xml:space="preserve"> </w:t>
      </w:r>
      <w:r w:rsidR="005D2758">
        <w:rPr>
          <w:rFonts w:ascii="Times New Roman" w:hAnsi="Times New Roman"/>
          <w:lang w:eastAsia="x-none"/>
        </w:rPr>
        <w:t>or</w:t>
      </w:r>
      <w:r w:rsidR="005D2758" w:rsidRPr="002C0E60">
        <w:rPr>
          <w:rFonts w:ascii="Times New Roman" w:hAnsi="Times New Roman"/>
          <w:lang w:eastAsia="x-none"/>
        </w:rPr>
        <w:t xml:space="preserve"> </w:t>
      </w:r>
      <w:r w:rsidR="009472F9" w:rsidRPr="002C0E60">
        <w:rPr>
          <w:rFonts w:ascii="Times New Roman" w:hAnsi="Times New Roman"/>
          <w:lang w:eastAsia="x-none"/>
        </w:rPr>
        <w:t xml:space="preserve">their </w:t>
      </w:r>
      <w:r w:rsidR="00663ADE" w:rsidRPr="002C0E60">
        <w:rPr>
          <w:rFonts w:ascii="Times New Roman" w:hAnsi="Times New Roman"/>
          <w:lang w:eastAsia="x-none"/>
        </w:rPr>
        <w:t>derivatives</w:t>
      </w:r>
      <w:r w:rsidR="00834600">
        <w:rPr>
          <w:rFonts w:ascii="Times New Roman" w:hAnsi="Times New Roman"/>
          <w:lang w:eastAsia="x-none"/>
        </w:rPr>
        <w:t>,</w:t>
      </w:r>
      <w:r w:rsidR="009472F9" w:rsidRPr="002C0E60">
        <w:rPr>
          <w:rFonts w:ascii="Times New Roman" w:hAnsi="Times New Roman"/>
          <w:lang w:eastAsia="x-none"/>
        </w:rPr>
        <w:t xml:space="preserve"> such as standard errors (SEs) and confidence intervals (CIs)</w:t>
      </w:r>
      <w:r w:rsidR="002E799D" w:rsidRPr="002C0E60">
        <w:rPr>
          <w:rFonts w:ascii="Times New Roman" w:hAnsi="Times New Roman"/>
          <w:lang w:eastAsia="x-none"/>
        </w:rPr>
        <w:t>. SDs are</w:t>
      </w:r>
      <w:r w:rsidR="00775B23" w:rsidRPr="002C0E60">
        <w:rPr>
          <w:rFonts w:ascii="Times New Roman" w:hAnsi="Times New Roman"/>
          <w:lang w:eastAsia="x-none"/>
        </w:rPr>
        <w:t xml:space="preserve"> </w:t>
      </w:r>
      <w:r w:rsidR="00834F74">
        <w:rPr>
          <w:rFonts w:ascii="Times New Roman" w:hAnsi="Times New Roman"/>
          <w:lang w:eastAsia="x-none"/>
        </w:rPr>
        <w:t>required</w:t>
      </w:r>
      <w:r w:rsidR="00834F74" w:rsidRPr="002C0E60">
        <w:rPr>
          <w:rFonts w:ascii="Times New Roman" w:hAnsi="Times New Roman"/>
          <w:lang w:eastAsia="x-none"/>
        </w:rPr>
        <w:t xml:space="preserve"> </w:t>
      </w:r>
      <w:r w:rsidR="00775B23" w:rsidRPr="002C0E60">
        <w:rPr>
          <w:rFonts w:ascii="Times New Roman" w:hAnsi="Times New Roman"/>
          <w:lang w:eastAsia="x-none"/>
        </w:rPr>
        <w:t>to calculate effect sizes</w:t>
      </w:r>
      <w:r w:rsidR="008402FC" w:rsidRPr="002C0E60">
        <w:rPr>
          <w:rFonts w:ascii="Times New Roman" w:hAnsi="Times New Roman"/>
          <w:lang w:eastAsia="x-none"/>
        </w:rPr>
        <w:t xml:space="preserve"> and/or their precision</w:t>
      </w:r>
      <w:r w:rsidR="002E799D" w:rsidRPr="002C0E60">
        <w:rPr>
          <w:rFonts w:ascii="Times New Roman" w:hAnsi="Times New Roman"/>
          <w:lang w:eastAsia="x-none"/>
        </w:rPr>
        <w:t xml:space="preserve"> </w:t>
      </w:r>
      <w:r w:rsidR="008402FC" w:rsidRPr="002C0E60">
        <w:rPr>
          <w:rFonts w:ascii="Times New Roman" w:hAnsi="Times New Roman"/>
          <w:lang w:eastAsia="x-none"/>
        </w:rPr>
        <w:t xml:space="preserve">for </w:t>
      </w:r>
      <w:del w:id="22" w:author="Alistair Senior" w:date="2022-02-14T08:29:00Z">
        <w:r w:rsidR="008402FC" w:rsidRPr="002C0E60" w:rsidDel="00640615">
          <w:rPr>
            <w:rFonts w:ascii="Times New Roman" w:hAnsi="Times New Roman"/>
            <w:lang w:eastAsia="x-none"/>
          </w:rPr>
          <w:delText>common effect size statistics</w:delText>
        </w:r>
        <w:r w:rsidR="00817962" w:rsidRPr="002C0E60" w:rsidDel="00640615">
          <w:rPr>
            <w:rFonts w:ascii="Times New Roman" w:hAnsi="Times New Roman"/>
            <w:lang w:eastAsia="x-none"/>
          </w:rPr>
          <w:delText xml:space="preserve"> </w:delText>
        </w:r>
        <w:r w:rsidR="00834F74" w:rsidDel="00640615">
          <w:rPr>
            <w:rFonts w:ascii="Times New Roman" w:hAnsi="Times New Roman"/>
            <w:lang w:eastAsia="x-none"/>
          </w:rPr>
          <w:delText xml:space="preserve">for </w:delText>
        </w:r>
      </w:del>
      <w:r w:rsidR="00817962" w:rsidRPr="002C0E60">
        <w:rPr>
          <w:rFonts w:ascii="Times New Roman" w:hAnsi="Times New Roman"/>
          <w:lang w:eastAsia="x-none"/>
        </w:rPr>
        <w:t>comparing</w:t>
      </w:r>
      <w:r w:rsidR="00834F74">
        <w:rPr>
          <w:rFonts w:ascii="Times New Roman" w:hAnsi="Times New Roman"/>
          <w:lang w:eastAsia="x-none"/>
        </w:rPr>
        <w:t xml:space="preserve"> means between</w:t>
      </w:r>
      <w:r w:rsidR="00817962" w:rsidRPr="002C0E60">
        <w:rPr>
          <w:rFonts w:ascii="Times New Roman" w:hAnsi="Times New Roman"/>
          <w:lang w:eastAsia="x-none"/>
        </w:rPr>
        <w:t xml:space="preserve"> two groups</w:t>
      </w:r>
      <w:r w:rsidR="00161101">
        <w:rPr>
          <w:rFonts w:ascii="Times New Roman" w:hAnsi="Times New Roman"/>
          <w:lang w:eastAsia="x-none"/>
        </w:rPr>
        <w:t xml:space="preserve"> in ecological meta-analyses</w:t>
      </w:r>
      <w:r w:rsidR="008402FC" w:rsidRPr="002C0E60">
        <w:rPr>
          <w:rFonts w:ascii="Times New Roman" w:hAnsi="Times New Roman"/>
          <w:lang w:eastAsia="x-none"/>
        </w:rPr>
        <w:t>:</w:t>
      </w:r>
      <w:r w:rsidR="002E799D" w:rsidRPr="002C0E60">
        <w:rPr>
          <w:rFonts w:ascii="Times New Roman" w:hAnsi="Times New Roman"/>
          <w:lang w:eastAsia="x-none"/>
        </w:rPr>
        <w:t xml:space="preserve"> </w:t>
      </w:r>
      <w:r w:rsidR="00B04E2F" w:rsidRPr="002C0E60">
        <w:rPr>
          <w:rFonts w:ascii="Times New Roman" w:hAnsi="Times New Roman"/>
          <w:lang w:eastAsia="x-none"/>
        </w:rPr>
        <w:t>standardised</w:t>
      </w:r>
      <w:r w:rsidR="002E799D" w:rsidRPr="002C0E60">
        <w:rPr>
          <w:rFonts w:ascii="Times New Roman" w:hAnsi="Times New Roman"/>
          <w:lang w:eastAsia="x-none"/>
        </w:rPr>
        <w:t xml:space="preserve"> mean difference</w:t>
      </w:r>
      <w:r w:rsidR="00B04E2F" w:rsidRPr="002C0E60">
        <w:rPr>
          <w:rFonts w:ascii="Times New Roman" w:hAnsi="Times New Roman"/>
          <w:lang w:eastAsia="x-none"/>
        </w:rPr>
        <w:t>, SMD</w:t>
      </w:r>
      <w:r w:rsidR="002E799D" w:rsidRPr="002C0E60">
        <w:rPr>
          <w:rFonts w:ascii="Times New Roman" w:hAnsi="Times New Roman"/>
          <w:lang w:eastAsia="x-none"/>
        </w:rPr>
        <w:t xml:space="preserve"> (</w:t>
      </w:r>
      <w:r w:rsidR="000712EC">
        <w:rPr>
          <w:rFonts w:ascii="Times New Roman" w:hAnsi="Times New Roman"/>
          <w:lang w:eastAsia="x-none"/>
        </w:rPr>
        <w:t>well-known estimators include</w:t>
      </w:r>
      <w:r w:rsidR="002E799D" w:rsidRPr="002C0E60">
        <w:rPr>
          <w:rFonts w:ascii="Times New Roman" w:hAnsi="Times New Roman"/>
          <w:lang w:eastAsia="x-none"/>
        </w:rPr>
        <w:t xml:space="preserve"> </w:t>
      </w:r>
      <w:r w:rsidR="00B04E2F" w:rsidRPr="002C0E60">
        <w:rPr>
          <w:rFonts w:ascii="Times New Roman" w:hAnsi="Times New Roman"/>
          <w:lang w:eastAsia="x-none"/>
        </w:rPr>
        <w:t xml:space="preserve">Cohen’s </w:t>
      </w:r>
      <w:r w:rsidR="00B04E2F" w:rsidRPr="002C0E60">
        <w:rPr>
          <w:rFonts w:ascii="Times New Roman" w:hAnsi="Times New Roman"/>
          <w:i/>
          <w:iCs/>
          <w:lang w:eastAsia="x-none"/>
        </w:rPr>
        <w:t>d</w:t>
      </w:r>
      <w:r w:rsidR="00B04E2F" w:rsidRPr="002C0E60">
        <w:rPr>
          <w:rFonts w:ascii="Times New Roman" w:hAnsi="Times New Roman"/>
          <w:lang w:eastAsia="x-none"/>
        </w:rPr>
        <w:t xml:space="preserve"> and Hedges’ </w:t>
      </w:r>
      <w:r w:rsidR="00B04E2F" w:rsidRPr="002C0E60">
        <w:rPr>
          <w:rFonts w:ascii="Times New Roman" w:hAnsi="Times New Roman"/>
          <w:i/>
          <w:iCs/>
          <w:lang w:eastAsia="x-none"/>
        </w:rPr>
        <w:t>g</w:t>
      </w:r>
      <w:r w:rsidR="00B04E2F" w:rsidRPr="002C0E60">
        <w:rPr>
          <w:rFonts w:ascii="Times New Roman" w:hAnsi="Times New Roman"/>
          <w:lang w:eastAsia="x-none"/>
        </w:rPr>
        <w:t>)</w:t>
      </w:r>
      <w:r w:rsidR="007E1D03" w:rsidRPr="002C0E60">
        <w:rPr>
          <w:rFonts w:ascii="Times New Roman" w:hAnsi="Times New Roman"/>
          <w:lang w:eastAsia="x-none"/>
        </w:rPr>
        <w:t xml:space="preserve"> </w:t>
      </w:r>
      <w:r w:rsidR="00B04E2F" w:rsidRPr="002C0E60">
        <w:rPr>
          <w:rFonts w:ascii="Times New Roman" w:hAnsi="Times New Roman"/>
          <w:lang w:eastAsia="x-none"/>
        </w:rPr>
        <w:t>and the natural logarithm of response ratio</w:t>
      </w:r>
      <w:r w:rsidR="008402FC" w:rsidRPr="002C0E60">
        <w:rPr>
          <w:rFonts w:ascii="Times New Roman" w:hAnsi="Times New Roman"/>
          <w:lang w:eastAsia="x-none"/>
        </w:rPr>
        <w:t>, lnRR (</w:t>
      </w:r>
      <w:hyperlink w:anchor="_ENREF_8" w:tooltip="Hedges, 1999 #1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Hedges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1999</w:t>
        </w:r>
        <w:r w:rsidR="00032288">
          <w:rPr>
            <w:rFonts w:ascii="Times New Roman" w:hAnsi="Times New Roman"/>
            <w:lang w:eastAsia="x-none"/>
          </w:rPr>
          <w:fldChar w:fldCharType="end"/>
        </w:r>
      </w:hyperlink>
      <w:r w:rsidR="008402FC" w:rsidRPr="002C0E60">
        <w:rPr>
          <w:rFonts w:ascii="Times New Roman" w:hAnsi="Times New Roman"/>
          <w:lang w:eastAsia="x-none"/>
        </w:rPr>
        <w:t>)</w:t>
      </w:r>
      <w:r w:rsidR="00047EC8" w:rsidRPr="002C0E60">
        <w:rPr>
          <w:rFonts w:ascii="Times New Roman" w:hAnsi="Times New Roman"/>
          <w:lang w:eastAsia="x-none"/>
        </w:rPr>
        <w:t xml:space="preserve">. </w:t>
      </w:r>
      <w:r w:rsidR="00A92B07" w:rsidRPr="002C0E60">
        <w:rPr>
          <w:rFonts w:ascii="Times New Roman" w:hAnsi="Times New Roman"/>
          <w:lang w:eastAsia="x-none"/>
        </w:rPr>
        <w:t xml:space="preserve"> </w:t>
      </w:r>
    </w:p>
    <w:p w14:paraId="347507DD" w14:textId="77777777" w:rsidR="00834600" w:rsidRDefault="00834600" w:rsidP="0078301D">
      <w:pPr>
        <w:spacing w:line="480" w:lineRule="auto"/>
        <w:contextualSpacing/>
        <w:rPr>
          <w:rFonts w:ascii="Times New Roman" w:hAnsi="Times New Roman"/>
          <w:lang w:eastAsia="x-none"/>
        </w:rPr>
      </w:pPr>
    </w:p>
    <w:p w14:paraId="3A0A5B99" w14:textId="734D1690" w:rsidR="009A4461" w:rsidRPr="002C0E60" w:rsidRDefault="00834F74" w:rsidP="0078301D">
      <w:pPr>
        <w:spacing w:line="480" w:lineRule="auto"/>
        <w:contextualSpacing/>
        <w:rPr>
          <w:rFonts w:ascii="Times New Roman" w:hAnsi="Times New Roman"/>
          <w:lang w:eastAsia="x-none"/>
        </w:rPr>
      </w:pPr>
      <w:r>
        <w:rPr>
          <w:rFonts w:ascii="Times New Roman" w:hAnsi="Times New Roman"/>
          <w:lang w:eastAsia="x-none"/>
        </w:rPr>
        <w:t>A</w:t>
      </w:r>
      <w:r w:rsidRPr="002C0E60">
        <w:rPr>
          <w:rFonts w:ascii="Times New Roman" w:hAnsi="Times New Roman"/>
          <w:lang w:eastAsia="x-none"/>
        </w:rPr>
        <w:t xml:space="preserve"> </w:t>
      </w:r>
      <w:r w:rsidR="00AF3E59" w:rsidRPr="002C0E60">
        <w:rPr>
          <w:rFonts w:ascii="Times New Roman" w:hAnsi="Times New Roman"/>
          <w:lang w:eastAsia="x-none"/>
        </w:rPr>
        <w:t xml:space="preserve">recent </w:t>
      </w:r>
      <w:r>
        <w:rPr>
          <w:rFonts w:ascii="Times New Roman" w:hAnsi="Times New Roman"/>
          <w:lang w:eastAsia="x-none"/>
        </w:rPr>
        <w:t>review</w:t>
      </w:r>
      <w:r w:rsidRPr="002C0E60">
        <w:rPr>
          <w:rFonts w:ascii="Times New Roman" w:hAnsi="Times New Roman"/>
          <w:lang w:eastAsia="x-none"/>
        </w:rPr>
        <w:t xml:space="preserve"> </w:t>
      </w:r>
      <w:r w:rsidR="00AF3E59" w:rsidRPr="002C0E60">
        <w:rPr>
          <w:rFonts w:ascii="Times New Roman" w:hAnsi="Times New Roman"/>
          <w:lang w:eastAsia="x-none"/>
        </w:rPr>
        <w:t xml:space="preserve">of </w:t>
      </w:r>
      <w:r w:rsidR="002A0A4E" w:rsidRPr="002C0E60">
        <w:rPr>
          <w:rFonts w:ascii="Times New Roman" w:hAnsi="Times New Roman"/>
          <w:lang w:eastAsia="x-none"/>
        </w:rPr>
        <w:t>505 ecological meta-analy</w:t>
      </w:r>
      <w:r w:rsidR="00852A59">
        <w:rPr>
          <w:rFonts w:ascii="Times New Roman" w:hAnsi="Times New Roman"/>
          <w:lang w:eastAsia="x-none"/>
        </w:rPr>
        <w:t>tic studies</w:t>
      </w:r>
      <w:r w:rsidR="002A0A4E" w:rsidRPr="002C0E60">
        <w:rPr>
          <w:rFonts w:ascii="Times New Roman" w:hAnsi="Times New Roman"/>
          <w:lang w:eastAsia="x-none"/>
        </w:rPr>
        <w:t xml:space="preserve"> showed nearly 70% of the </w:t>
      </w:r>
      <w:r w:rsidR="00852A59">
        <w:rPr>
          <w:rFonts w:ascii="Times New Roman" w:hAnsi="Times New Roman"/>
          <w:lang w:eastAsia="x-none"/>
        </w:rPr>
        <w:t>datasets</w:t>
      </w:r>
      <w:r w:rsidR="002A0A4E" w:rsidRPr="002C0E60">
        <w:rPr>
          <w:rFonts w:ascii="Times New Roman" w:hAnsi="Times New Roman"/>
          <w:lang w:eastAsia="x-none"/>
        </w:rPr>
        <w:t xml:space="preserve"> include</w:t>
      </w:r>
      <w:r w:rsidR="003170F3" w:rsidRPr="002C0E60">
        <w:rPr>
          <w:rFonts w:ascii="Times New Roman" w:hAnsi="Times New Roman"/>
          <w:lang w:eastAsia="x-none"/>
        </w:rPr>
        <w:t>d</w:t>
      </w:r>
      <w:r w:rsidR="002A0A4E" w:rsidRPr="002C0E60">
        <w:rPr>
          <w:rFonts w:ascii="Times New Roman" w:hAnsi="Times New Roman"/>
          <w:lang w:eastAsia="x-none"/>
        </w:rPr>
        <w:t xml:space="preserve"> </w:t>
      </w:r>
      <w:r>
        <w:rPr>
          <w:rFonts w:ascii="Times New Roman" w:hAnsi="Times New Roman"/>
          <w:lang w:eastAsia="x-none"/>
        </w:rPr>
        <w:t xml:space="preserve">studies with </w:t>
      </w:r>
      <w:r w:rsidR="002A0A4E" w:rsidRPr="002C0E60">
        <w:rPr>
          <w:rFonts w:ascii="Times New Roman" w:hAnsi="Times New Roman"/>
          <w:lang w:eastAsia="x-none"/>
        </w:rPr>
        <w:t>missing SDs</w:t>
      </w:r>
      <w:r w:rsidR="003170F3" w:rsidRPr="002C0E60">
        <w:rPr>
          <w:rFonts w:ascii="Times New Roman" w:hAnsi="Times New Roman"/>
          <w:lang w:eastAsia="x-none"/>
        </w:rPr>
        <w:t xml:space="preserve">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3170F3" w:rsidRPr="002C0E60">
        <w:rPr>
          <w:rFonts w:ascii="Times New Roman" w:hAnsi="Times New Roman"/>
          <w:lang w:eastAsia="x-none"/>
        </w:rPr>
        <w:t>)</w:t>
      </w:r>
      <w:r w:rsidR="002A0A4E" w:rsidRPr="002C0E60">
        <w:rPr>
          <w:rFonts w:ascii="Times New Roman" w:hAnsi="Times New Roman"/>
          <w:lang w:eastAsia="x-none"/>
        </w:rPr>
        <w:t xml:space="preserve">. </w:t>
      </w:r>
      <w:r>
        <w:rPr>
          <w:rFonts w:ascii="Times New Roman" w:hAnsi="Times New Roman"/>
          <w:lang w:eastAsia="x-none"/>
        </w:rPr>
        <w:t>While</w:t>
      </w:r>
      <w:r w:rsidRPr="002C0E60">
        <w:rPr>
          <w:rFonts w:ascii="Times New Roman" w:hAnsi="Times New Roman"/>
          <w:lang w:eastAsia="x-none"/>
        </w:rPr>
        <w:t xml:space="preserve"> </w:t>
      </w:r>
      <w:r w:rsidR="003170F3" w:rsidRPr="002C0E60">
        <w:rPr>
          <w:rFonts w:ascii="Times New Roman" w:hAnsi="Times New Roman"/>
          <w:lang w:eastAsia="x-none"/>
        </w:rPr>
        <w:t>sample</w:t>
      </w:r>
      <w:r w:rsidR="002A0A4E" w:rsidRPr="002C0E60">
        <w:rPr>
          <w:rFonts w:ascii="Times New Roman" w:hAnsi="Times New Roman"/>
          <w:lang w:eastAsia="x-none"/>
        </w:rPr>
        <w:t xml:space="preserve"> sizes </w:t>
      </w:r>
      <w:r w:rsidR="003170F3" w:rsidRPr="002C0E60">
        <w:rPr>
          <w:rFonts w:ascii="Times New Roman" w:hAnsi="Times New Roman"/>
          <w:lang w:eastAsia="x-none"/>
        </w:rPr>
        <w:t>were</w:t>
      </w:r>
      <w:r w:rsidR="002A0A4E" w:rsidRPr="002C0E60">
        <w:rPr>
          <w:rFonts w:ascii="Times New Roman" w:hAnsi="Times New Roman"/>
          <w:lang w:eastAsia="x-none"/>
        </w:rPr>
        <w:t xml:space="preserve"> </w:t>
      </w:r>
      <w:r w:rsidR="003170F3" w:rsidRPr="002C0E60">
        <w:rPr>
          <w:rFonts w:ascii="Times New Roman" w:hAnsi="Times New Roman"/>
          <w:lang w:eastAsia="x-none"/>
        </w:rPr>
        <w:t xml:space="preserve">sometimes </w:t>
      </w:r>
      <w:r>
        <w:rPr>
          <w:rFonts w:ascii="Times New Roman" w:hAnsi="Times New Roman"/>
          <w:lang w:eastAsia="x-none"/>
        </w:rPr>
        <w:t>unreported</w:t>
      </w:r>
      <w:r w:rsidR="003170F3" w:rsidRPr="002C0E60">
        <w:rPr>
          <w:rFonts w:ascii="Times New Roman" w:hAnsi="Times New Roman"/>
          <w:lang w:eastAsia="x-none"/>
        </w:rPr>
        <w:t xml:space="preserve">, SDs were </w:t>
      </w:r>
      <w:r>
        <w:rPr>
          <w:rFonts w:ascii="Times New Roman" w:hAnsi="Times New Roman"/>
          <w:lang w:eastAsia="x-none"/>
        </w:rPr>
        <w:t>around</w:t>
      </w:r>
      <w:r w:rsidRPr="002C0E60">
        <w:rPr>
          <w:rFonts w:ascii="Times New Roman" w:hAnsi="Times New Roman"/>
          <w:lang w:eastAsia="x-none"/>
        </w:rPr>
        <w:t xml:space="preserve"> </w:t>
      </w:r>
      <w:r w:rsidR="003170F3" w:rsidRPr="002C0E60">
        <w:rPr>
          <w:rFonts w:ascii="Times New Roman" w:hAnsi="Times New Roman"/>
          <w:lang w:eastAsia="x-none"/>
        </w:rPr>
        <w:t xml:space="preserve">8 times more likely to be missing. The same </w:t>
      </w:r>
      <w:r>
        <w:rPr>
          <w:rFonts w:ascii="Times New Roman" w:hAnsi="Times New Roman"/>
          <w:lang w:eastAsia="x-none"/>
        </w:rPr>
        <w:t>review</w:t>
      </w:r>
      <w:r w:rsidRPr="002C0E60">
        <w:rPr>
          <w:rFonts w:ascii="Times New Roman" w:hAnsi="Times New Roman"/>
          <w:lang w:eastAsia="x-none"/>
        </w:rPr>
        <w:t xml:space="preserve"> </w:t>
      </w:r>
      <w:r w:rsidR="003170F3" w:rsidRPr="002C0E60">
        <w:rPr>
          <w:rFonts w:ascii="Times New Roman" w:hAnsi="Times New Roman"/>
          <w:lang w:eastAsia="x-none"/>
        </w:rPr>
        <w:t xml:space="preserve">also </w:t>
      </w:r>
      <w:r>
        <w:rPr>
          <w:rFonts w:ascii="Times New Roman" w:hAnsi="Times New Roman"/>
          <w:lang w:eastAsia="x-none"/>
        </w:rPr>
        <w:t>showed</w:t>
      </w:r>
      <w:r w:rsidRPr="002C0E60">
        <w:rPr>
          <w:rFonts w:ascii="Times New Roman" w:hAnsi="Times New Roman"/>
          <w:lang w:eastAsia="x-none"/>
        </w:rPr>
        <w:t xml:space="preserve"> </w:t>
      </w:r>
      <w:r w:rsidR="003170F3" w:rsidRPr="002C0E60">
        <w:rPr>
          <w:rFonts w:ascii="Times New Roman" w:hAnsi="Times New Roman"/>
          <w:lang w:eastAsia="x-none"/>
        </w:rPr>
        <w:t xml:space="preserve">that </w:t>
      </w:r>
      <w:r w:rsidR="00A53D61" w:rsidRPr="002C0E60">
        <w:rPr>
          <w:rFonts w:ascii="Times New Roman" w:hAnsi="Times New Roman"/>
          <w:lang w:eastAsia="x-none"/>
        </w:rPr>
        <w:t>the majority of meta-analyses</w:t>
      </w:r>
      <w:r>
        <w:rPr>
          <w:rFonts w:ascii="Times New Roman" w:hAnsi="Times New Roman"/>
          <w:lang w:eastAsia="x-none"/>
        </w:rPr>
        <w:t xml:space="preserve"> went on to</w:t>
      </w:r>
      <w:r w:rsidR="00A53D61" w:rsidRPr="002C0E60">
        <w:rPr>
          <w:rFonts w:ascii="Times New Roman" w:hAnsi="Times New Roman"/>
          <w:lang w:eastAsia="x-none"/>
        </w:rPr>
        <w:t xml:space="preserve"> </w:t>
      </w:r>
      <w:r w:rsidR="00F65319" w:rsidRPr="002C0E60">
        <w:rPr>
          <w:rFonts w:ascii="Times New Roman" w:hAnsi="Times New Roman"/>
          <w:lang w:eastAsia="x-none"/>
        </w:rPr>
        <w:t>exclude</w:t>
      </w:r>
      <w:r w:rsidR="00A53D61" w:rsidRPr="002C0E60">
        <w:rPr>
          <w:rFonts w:ascii="Times New Roman" w:hAnsi="Times New Roman"/>
          <w:lang w:eastAsia="x-none"/>
        </w:rPr>
        <w:t xml:space="preserve"> </w:t>
      </w:r>
      <w:r>
        <w:rPr>
          <w:rFonts w:ascii="Times New Roman" w:hAnsi="Times New Roman"/>
          <w:lang w:eastAsia="x-none"/>
        </w:rPr>
        <w:t>studies</w:t>
      </w:r>
      <w:r w:rsidRPr="002C0E60">
        <w:rPr>
          <w:rFonts w:ascii="Times New Roman" w:hAnsi="Times New Roman"/>
          <w:lang w:eastAsia="x-none"/>
        </w:rPr>
        <w:t xml:space="preserve"> </w:t>
      </w:r>
      <w:r w:rsidR="00A53D61" w:rsidRPr="002C0E60">
        <w:rPr>
          <w:rFonts w:ascii="Times New Roman" w:hAnsi="Times New Roman"/>
          <w:lang w:eastAsia="x-none"/>
        </w:rPr>
        <w:t>with missing SDs</w:t>
      </w:r>
      <w:r w:rsidR="00F65319" w:rsidRPr="002C0E60">
        <w:rPr>
          <w:rFonts w:ascii="Times New Roman" w:hAnsi="Times New Roman"/>
          <w:lang w:eastAsia="x-none"/>
        </w:rPr>
        <w:t xml:space="preserve"> (i.e.</w:t>
      </w:r>
      <w:r w:rsidR="00376EB4" w:rsidRPr="002C0E60">
        <w:rPr>
          <w:rFonts w:ascii="Times New Roman" w:hAnsi="Times New Roman"/>
          <w:lang w:eastAsia="x-none"/>
        </w:rPr>
        <w:t>,</w:t>
      </w:r>
      <w:r w:rsidR="00F65319" w:rsidRPr="002C0E60">
        <w:rPr>
          <w:rFonts w:ascii="Times New Roman" w:hAnsi="Times New Roman"/>
          <w:lang w:eastAsia="x-none"/>
        </w:rPr>
        <w:t xml:space="preserve"> complete-case </w:t>
      </w:r>
      <w:r>
        <w:rPr>
          <w:rFonts w:ascii="Times New Roman" w:hAnsi="Times New Roman"/>
          <w:lang w:eastAsia="x-none"/>
        </w:rPr>
        <w:t>meta-</w:t>
      </w:r>
      <w:r w:rsidR="00F65319" w:rsidRPr="002C0E60">
        <w:rPr>
          <w:rFonts w:ascii="Times New Roman" w:hAnsi="Times New Roman"/>
          <w:lang w:eastAsia="x-none"/>
        </w:rPr>
        <w:t xml:space="preserve">analysis). </w:t>
      </w:r>
      <w:r w:rsidR="00834600">
        <w:rPr>
          <w:rFonts w:ascii="Times New Roman" w:hAnsi="Times New Roman"/>
          <w:lang w:eastAsia="x-none"/>
        </w:rPr>
        <w:t>U</w:t>
      </w:r>
      <w:r>
        <w:rPr>
          <w:rFonts w:ascii="Times New Roman" w:hAnsi="Times New Roman"/>
          <w:lang w:eastAsia="x-none"/>
        </w:rPr>
        <w:t xml:space="preserve">sing simulations, </w:t>
      </w:r>
      <w:r w:rsidR="00F65319" w:rsidRPr="002C0E60">
        <w:rPr>
          <w:rFonts w:ascii="Times New Roman" w:hAnsi="Times New Roman"/>
          <w:lang w:eastAsia="x-none"/>
        </w:rPr>
        <w:t>Kambach et al. (</w:t>
      </w:r>
      <w:hyperlink w:anchor="_ENREF_11" w:tooltip="Kambach, 2020 #23" w:history="1">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fldChar w:fldCharType="separate"/>
        </w:r>
        <w:r w:rsidR="00032288">
          <w:rPr>
            <w:rFonts w:ascii="Times New Roman" w:hAnsi="Times New Roman"/>
            <w:noProof/>
            <w:lang w:eastAsia="x-none"/>
          </w:rPr>
          <w:t>2020</w:t>
        </w:r>
        <w:r w:rsidR="00032288">
          <w:rPr>
            <w:rFonts w:ascii="Times New Roman" w:hAnsi="Times New Roman"/>
            <w:lang w:eastAsia="x-none"/>
          </w:rPr>
          <w:fldChar w:fldCharType="end"/>
        </w:r>
      </w:hyperlink>
      <w:r w:rsidR="00F65319" w:rsidRPr="002C0E60">
        <w:rPr>
          <w:rFonts w:ascii="Times New Roman" w:hAnsi="Times New Roman"/>
          <w:lang w:eastAsia="x-none"/>
        </w:rPr>
        <w:t>) demonstrate</w:t>
      </w:r>
      <w:r>
        <w:rPr>
          <w:rFonts w:ascii="Times New Roman" w:hAnsi="Times New Roman"/>
          <w:lang w:eastAsia="x-none"/>
        </w:rPr>
        <w:t>d</w:t>
      </w:r>
      <w:r w:rsidR="00F65319" w:rsidRPr="002C0E60">
        <w:rPr>
          <w:rFonts w:ascii="Times New Roman" w:hAnsi="Times New Roman"/>
          <w:lang w:eastAsia="x-none"/>
        </w:rPr>
        <w:t xml:space="preserve"> </w:t>
      </w:r>
      <w:r w:rsidR="00CE3FB0">
        <w:rPr>
          <w:rFonts w:ascii="Times New Roman" w:hAnsi="Times New Roman"/>
          <w:lang w:eastAsia="x-none"/>
        </w:rPr>
        <w:t xml:space="preserve">that </w:t>
      </w:r>
      <w:r>
        <w:rPr>
          <w:rFonts w:ascii="Times New Roman" w:hAnsi="Times New Roman"/>
          <w:lang w:eastAsia="x-none"/>
        </w:rPr>
        <w:t xml:space="preserve">excluding studies with </w:t>
      </w:r>
      <w:r w:rsidR="005C5911">
        <w:rPr>
          <w:rFonts w:ascii="Times New Roman" w:hAnsi="Times New Roman"/>
          <w:lang w:eastAsia="x-none"/>
        </w:rPr>
        <w:t xml:space="preserve">missing </w:t>
      </w:r>
      <w:commentRangeStart w:id="23"/>
      <w:commentRangeStart w:id="24"/>
      <w:commentRangeStart w:id="25"/>
      <w:r w:rsidR="005C5911">
        <w:rPr>
          <w:rFonts w:ascii="Times New Roman" w:hAnsi="Times New Roman"/>
          <w:lang w:eastAsia="x-none"/>
        </w:rPr>
        <w:t>data can bias meta-analytic results</w:t>
      </w:r>
      <w:commentRangeEnd w:id="23"/>
      <w:r>
        <w:rPr>
          <w:rStyle w:val="CommentReference"/>
        </w:rPr>
        <w:commentReference w:id="23"/>
      </w:r>
      <w:commentRangeEnd w:id="24"/>
      <w:r w:rsidR="0078301D">
        <w:rPr>
          <w:rStyle w:val="CommentReference"/>
        </w:rPr>
        <w:commentReference w:id="24"/>
      </w:r>
      <w:commentRangeEnd w:id="25"/>
      <w:r w:rsidR="005D2758">
        <w:rPr>
          <w:rStyle w:val="CommentReference"/>
        </w:rPr>
        <w:commentReference w:id="25"/>
      </w:r>
      <w:r>
        <w:rPr>
          <w:rFonts w:ascii="Times New Roman" w:hAnsi="Times New Roman"/>
          <w:lang w:eastAsia="x-none"/>
        </w:rPr>
        <w:t>. However,</w:t>
      </w:r>
      <w:r w:rsidR="005C5911">
        <w:rPr>
          <w:rFonts w:ascii="Times New Roman" w:hAnsi="Times New Roman"/>
          <w:lang w:eastAsia="x-none"/>
        </w:rPr>
        <w:t xml:space="preserve"> </w:t>
      </w:r>
      <w:r w:rsidR="00F65319" w:rsidRPr="002C0E60">
        <w:rPr>
          <w:rFonts w:ascii="Times New Roman" w:hAnsi="Times New Roman"/>
          <w:lang w:eastAsia="x-none"/>
        </w:rPr>
        <w:t>multiple imputation</w:t>
      </w:r>
      <w:r w:rsidR="00D31025">
        <w:rPr>
          <w:rFonts w:ascii="Times New Roman" w:hAnsi="Times New Roman"/>
          <w:lang w:eastAsia="x-none"/>
        </w:rPr>
        <w:t xml:space="preserve"> (MI)</w:t>
      </w:r>
      <w:r w:rsidR="00F65319" w:rsidRPr="002C0E60">
        <w:rPr>
          <w:rFonts w:ascii="Times New Roman" w:hAnsi="Times New Roman"/>
          <w:lang w:eastAsia="x-none"/>
        </w:rPr>
        <w:t xml:space="preserve"> </w:t>
      </w:r>
      <w:r>
        <w:rPr>
          <w:rFonts w:ascii="Times New Roman" w:hAnsi="Times New Roman"/>
          <w:lang w:eastAsia="x-none"/>
        </w:rPr>
        <w:t>of</w:t>
      </w:r>
      <w:r w:rsidR="00F65319" w:rsidRPr="002C0E60">
        <w:rPr>
          <w:rFonts w:ascii="Times New Roman" w:hAnsi="Times New Roman"/>
          <w:lang w:eastAsia="x-none"/>
        </w:rPr>
        <w:t xml:space="preserve"> missing SDs </w:t>
      </w:r>
      <w:r w:rsidR="00BC7A4E" w:rsidRPr="002C0E60">
        <w:rPr>
          <w:rFonts w:ascii="Times New Roman" w:hAnsi="Times New Roman"/>
          <w:lang w:eastAsia="x-none"/>
        </w:rPr>
        <w:t>(</w:t>
      </w:r>
      <w:r w:rsidR="00F65319" w:rsidRPr="002C0E60">
        <w:rPr>
          <w:rFonts w:ascii="Times New Roman" w:hAnsi="Times New Roman"/>
          <w:lang w:eastAsia="x-none"/>
        </w:rPr>
        <w:t xml:space="preserve">and </w:t>
      </w:r>
      <w:r w:rsidR="00BC7A4E" w:rsidRPr="002C0E60">
        <w:rPr>
          <w:rFonts w:ascii="Times New Roman" w:hAnsi="Times New Roman"/>
          <w:lang w:eastAsia="x-none"/>
        </w:rPr>
        <w:t xml:space="preserve">also </w:t>
      </w:r>
      <w:r w:rsidR="00F65319" w:rsidRPr="002C0E60">
        <w:rPr>
          <w:rFonts w:ascii="Times New Roman" w:hAnsi="Times New Roman"/>
          <w:lang w:eastAsia="x-none"/>
        </w:rPr>
        <w:t>sample sizes</w:t>
      </w:r>
      <w:r w:rsidR="00BC7A4E" w:rsidRPr="002C0E60">
        <w:rPr>
          <w:rFonts w:ascii="Times New Roman" w:hAnsi="Times New Roman"/>
          <w:lang w:eastAsia="x-none"/>
        </w:rPr>
        <w:t>)</w:t>
      </w:r>
      <w:r w:rsidR="00F65319" w:rsidRPr="002C0E60">
        <w:rPr>
          <w:rFonts w:ascii="Times New Roman" w:hAnsi="Times New Roman"/>
          <w:lang w:eastAsia="x-none"/>
        </w:rPr>
        <w:t xml:space="preserve"> </w:t>
      </w:r>
      <w:r>
        <w:rPr>
          <w:rFonts w:ascii="Times New Roman" w:hAnsi="Times New Roman"/>
          <w:lang w:eastAsia="x-none"/>
        </w:rPr>
        <w:t>was a</w:t>
      </w:r>
      <w:r w:rsidR="00834600">
        <w:rPr>
          <w:rFonts w:ascii="Times New Roman" w:hAnsi="Times New Roman"/>
          <w:lang w:eastAsia="x-none"/>
        </w:rPr>
        <w:t>n</w:t>
      </w:r>
      <w:r>
        <w:rPr>
          <w:rFonts w:ascii="Times New Roman" w:hAnsi="Times New Roman"/>
          <w:lang w:eastAsia="x-none"/>
        </w:rPr>
        <w:t xml:space="preserve"> effective means of providing</w:t>
      </w:r>
      <w:r w:rsidR="00857C52" w:rsidRPr="002C0E60">
        <w:rPr>
          <w:rFonts w:ascii="Times New Roman" w:hAnsi="Times New Roman"/>
          <w:lang w:eastAsia="x-none"/>
        </w:rPr>
        <w:t xml:space="preserve"> unbiased meta-analytic results</w:t>
      </w:r>
      <w:r w:rsidR="00545A00" w:rsidRPr="002C0E60">
        <w:rPr>
          <w:rFonts w:ascii="Times New Roman" w:hAnsi="Times New Roman"/>
          <w:lang w:eastAsia="x-none"/>
        </w:rPr>
        <w:t>.</w:t>
      </w:r>
      <w:r w:rsidR="00CF4832" w:rsidRPr="002C0E60">
        <w:rPr>
          <w:rFonts w:ascii="Times New Roman" w:hAnsi="Times New Roman"/>
          <w:lang w:eastAsia="x-none"/>
        </w:rPr>
        <w:t xml:space="preserve"> </w:t>
      </w:r>
    </w:p>
    <w:p w14:paraId="7ECF8E60" w14:textId="77777777" w:rsidR="00834600" w:rsidRDefault="00834600" w:rsidP="00F0780C">
      <w:pPr>
        <w:spacing w:line="480" w:lineRule="auto"/>
        <w:contextualSpacing/>
        <w:rPr>
          <w:rFonts w:ascii="Times New Roman" w:hAnsi="Times New Roman"/>
          <w:lang w:eastAsia="x-none"/>
        </w:rPr>
      </w:pPr>
    </w:p>
    <w:p w14:paraId="06E1F19D" w14:textId="69F7B5A2" w:rsidR="002A0A4E" w:rsidRDefault="00D31025" w:rsidP="005B5FFD">
      <w:pPr>
        <w:spacing w:line="480" w:lineRule="auto"/>
        <w:contextualSpacing/>
        <w:rPr>
          <w:rFonts w:ascii="Times New Roman" w:hAnsi="Times New Roman"/>
          <w:lang w:eastAsia="x-none"/>
        </w:rPr>
      </w:pPr>
      <w:r>
        <w:rPr>
          <w:rFonts w:ascii="Times New Roman" w:hAnsi="Times New Roman"/>
          <w:lang w:eastAsia="x-none"/>
        </w:rPr>
        <w:t>MI</w:t>
      </w:r>
      <w:r w:rsidR="00BC7A4E" w:rsidRPr="002C0E60">
        <w:rPr>
          <w:rFonts w:ascii="Times New Roman" w:hAnsi="Times New Roman"/>
          <w:lang w:eastAsia="x-none"/>
        </w:rPr>
        <w:t xml:space="preserve"> </w:t>
      </w:r>
      <w:r w:rsidR="00834F74">
        <w:rPr>
          <w:rFonts w:ascii="Times New Roman" w:hAnsi="Times New Roman"/>
          <w:lang w:eastAsia="x-none"/>
        </w:rPr>
        <w:t>was</w:t>
      </w:r>
      <w:r w:rsidR="00BC7A4E" w:rsidRPr="002C0E60">
        <w:rPr>
          <w:rFonts w:ascii="Times New Roman" w:hAnsi="Times New Roman"/>
          <w:lang w:eastAsia="x-none"/>
        </w:rPr>
        <w:t xml:space="preserve"> introduced to ecologists more than a decade ago (</w:t>
      </w:r>
      <w:hyperlink w:anchor="_ENREF_18" w:tooltip="Nakagawa, 2008 #2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Freckleton 2008</w:t>
        </w:r>
        <w:r w:rsidR="00032288">
          <w:rPr>
            <w:rFonts w:ascii="Times New Roman" w:hAnsi="Times New Roman"/>
            <w:lang w:eastAsia="x-none"/>
          </w:rPr>
          <w:fldChar w:fldCharType="end"/>
        </w:r>
      </w:hyperlink>
      <w:r w:rsidR="00BC7A4E" w:rsidRPr="002C0E60">
        <w:rPr>
          <w:rFonts w:ascii="Times New Roman" w:hAnsi="Times New Roman"/>
          <w:lang w:eastAsia="x-none"/>
        </w:rPr>
        <w:t>)</w:t>
      </w:r>
      <w:r w:rsidR="008617E5" w:rsidRPr="002C0E60">
        <w:rPr>
          <w:rFonts w:ascii="Times New Roman" w:hAnsi="Times New Roman"/>
          <w:lang w:eastAsia="x-none"/>
        </w:rPr>
        <w:t xml:space="preserve">. </w:t>
      </w:r>
      <w:r w:rsidR="00834F74">
        <w:rPr>
          <w:rFonts w:ascii="Times New Roman" w:hAnsi="Times New Roman"/>
          <w:lang w:eastAsia="x-none"/>
        </w:rPr>
        <w:t>However</w:t>
      </w:r>
      <w:r w:rsidR="008617E5" w:rsidRPr="002C0E60">
        <w:rPr>
          <w:rFonts w:ascii="Times New Roman" w:hAnsi="Times New Roman"/>
          <w:lang w:eastAsia="x-none"/>
        </w:rPr>
        <w:t>,</w:t>
      </w:r>
      <w:r w:rsidR="00BC7A4E" w:rsidRPr="002C0E60">
        <w:rPr>
          <w:rFonts w:ascii="Times New Roman" w:hAnsi="Times New Roman"/>
          <w:lang w:eastAsia="x-none"/>
        </w:rPr>
        <w:t xml:space="preserve"> the uptake of this method has been very slow</w:t>
      </w:r>
      <w:r w:rsidR="00CE3FB0">
        <w:rPr>
          <w:rFonts w:ascii="Times New Roman" w:hAnsi="Times New Roman"/>
          <w:lang w:eastAsia="x-none"/>
        </w:rPr>
        <w:t>,</w:t>
      </w:r>
      <w:r w:rsidR="00861017" w:rsidRPr="002C0E60">
        <w:rPr>
          <w:rFonts w:ascii="Times New Roman" w:hAnsi="Times New Roman"/>
          <w:lang w:eastAsia="x-none"/>
        </w:rPr>
        <w:t xml:space="preserve"> especially so for meta-analyses</w:t>
      </w:r>
      <w:r w:rsidR="00BC7A4E" w:rsidRPr="002C0E60">
        <w:rPr>
          <w:rFonts w:ascii="Times New Roman" w:hAnsi="Times New Roman"/>
          <w:lang w:eastAsia="x-none"/>
        </w:rPr>
        <w:t xml:space="preserve"> (cf. </w: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fldChar w:fldCharType="separate"/>
      </w:r>
      <w:hyperlink w:anchor="_ENREF_4" w:tooltip="Ellington, 2015 #26" w:history="1">
        <w:r w:rsidR="00032288">
          <w:rPr>
            <w:rFonts w:ascii="Times New Roman" w:hAnsi="Times New Roman"/>
            <w:noProof/>
            <w:lang w:eastAsia="x-none"/>
          </w:rPr>
          <w:t>Ellington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7F4A42" w:rsidRPr="002C0E60">
        <w:rPr>
          <w:rFonts w:ascii="Times New Roman" w:hAnsi="Times New Roman"/>
          <w:lang w:eastAsia="x-none"/>
        </w:rPr>
        <w:t xml:space="preserve">). </w:t>
      </w:r>
      <w:r w:rsidR="00BC7A4E" w:rsidRPr="002C0E60">
        <w:rPr>
          <w:rFonts w:ascii="Times New Roman" w:hAnsi="Times New Roman"/>
          <w:lang w:eastAsia="x-none"/>
        </w:rPr>
        <w:t xml:space="preserve">There are, we believe, two major reasons for this slow uptake. </w:t>
      </w:r>
      <w:r w:rsidR="008617E5" w:rsidRPr="002C0E60">
        <w:rPr>
          <w:rFonts w:ascii="Times New Roman" w:hAnsi="Times New Roman"/>
          <w:lang w:eastAsia="x-none"/>
        </w:rPr>
        <w:t xml:space="preserve">First, for many ecologists, the implementation of </w:t>
      </w:r>
      <w:r w:rsidR="00640AF3">
        <w:rPr>
          <w:rFonts w:ascii="Times New Roman" w:hAnsi="Times New Roman"/>
          <w:lang w:eastAsia="x-none"/>
        </w:rPr>
        <w:t>MI</w:t>
      </w:r>
      <w:r w:rsidR="008617E5" w:rsidRPr="002C0E60">
        <w:rPr>
          <w:rFonts w:ascii="Times New Roman" w:hAnsi="Times New Roman"/>
          <w:lang w:eastAsia="x-none"/>
        </w:rPr>
        <w:t xml:space="preserve"> is tedious</w:t>
      </w:r>
      <w:r w:rsidR="00834F74">
        <w:rPr>
          <w:rFonts w:ascii="Times New Roman" w:hAnsi="Times New Roman"/>
          <w:lang w:eastAsia="x-none"/>
        </w:rPr>
        <w:t>,</w:t>
      </w:r>
      <w:r w:rsidR="00EE3ECC" w:rsidRPr="002C0E60">
        <w:rPr>
          <w:rFonts w:ascii="Times New Roman" w:hAnsi="Times New Roman"/>
          <w:lang w:eastAsia="x-none"/>
        </w:rPr>
        <w:t xml:space="preserve"> perhaps because it involves three steps: </w:t>
      </w:r>
      <w:commentRangeStart w:id="26"/>
      <w:commentRangeStart w:id="27"/>
      <w:commentRangeStart w:id="28"/>
      <w:r w:rsidR="00EE3ECC" w:rsidRPr="002C0E60">
        <w:rPr>
          <w:rFonts w:ascii="Times New Roman" w:hAnsi="Times New Roman"/>
          <w:lang w:eastAsia="x-none"/>
        </w:rPr>
        <w:t>1</w:t>
      </w:r>
      <w:r w:rsidR="00B92998" w:rsidRPr="002C0E60">
        <w:rPr>
          <w:rFonts w:ascii="Times New Roman" w:hAnsi="Times New Roman"/>
          <w:lang w:eastAsia="x-none"/>
        </w:rPr>
        <w:t>) creating</w:t>
      </w:r>
      <w:r w:rsidR="00A96CCD" w:rsidRPr="002C0E60">
        <w:rPr>
          <w:rFonts w:ascii="Times New Roman" w:hAnsi="Times New Roman"/>
          <w:lang w:eastAsia="x-none"/>
        </w:rPr>
        <w:t xml:space="preserve"> multiple datasets</w:t>
      </w:r>
      <w:r w:rsidR="00B92998" w:rsidRPr="002C0E60">
        <w:rPr>
          <w:rFonts w:ascii="Times New Roman" w:hAnsi="Times New Roman"/>
          <w:lang w:eastAsia="x-none"/>
        </w:rPr>
        <w:t xml:space="preserve"> </w:t>
      </w:r>
      <w:r w:rsidR="00805F42">
        <w:rPr>
          <w:rFonts w:ascii="Times New Roman" w:hAnsi="Times New Roman"/>
          <w:lang w:eastAsia="x-none"/>
        </w:rPr>
        <w:t xml:space="preserve">with imputed missing data </w:t>
      </w:r>
      <w:r w:rsidR="00B92998" w:rsidRPr="002C0E60">
        <w:rPr>
          <w:rFonts w:ascii="Times New Roman" w:hAnsi="Times New Roman"/>
          <w:lang w:eastAsia="x-none"/>
        </w:rPr>
        <w:t>(e.g.</w:t>
      </w:r>
      <w:r w:rsidR="00F87BD6" w:rsidRPr="002C0E60">
        <w:rPr>
          <w:rFonts w:ascii="Times New Roman" w:hAnsi="Times New Roman"/>
          <w:lang w:eastAsia="x-none"/>
        </w:rPr>
        <w:t>,</w:t>
      </w:r>
      <w:r w:rsidR="00B92998" w:rsidRPr="002C0E60">
        <w:rPr>
          <w:rFonts w:ascii="Times New Roman" w:hAnsi="Times New Roman"/>
          <w:lang w:eastAsia="x-none"/>
        </w:rPr>
        <w:t xml:space="preserve"> </w:t>
      </w:r>
      <w:r w:rsidR="00484DB3" w:rsidRPr="002C0E60">
        <w:rPr>
          <w:rFonts w:ascii="Times New Roman" w:hAnsi="Times New Roman"/>
          <w:i/>
          <w:iCs/>
          <w:lang w:eastAsia="x-none"/>
        </w:rPr>
        <w:t>N</w:t>
      </w:r>
      <w:r w:rsidR="00484DB3" w:rsidRPr="002C0E60">
        <w:rPr>
          <w:rFonts w:ascii="Times New Roman" w:hAnsi="Times New Roman"/>
          <w:i/>
          <w:iCs/>
          <w:vertAlign w:val="subscript"/>
          <w:lang w:eastAsia="x-none"/>
        </w:rPr>
        <w:t>dataset</w:t>
      </w:r>
      <w:r w:rsidR="00B92998" w:rsidRPr="002C0E60">
        <w:rPr>
          <w:rFonts w:ascii="Times New Roman" w:hAnsi="Times New Roman"/>
          <w:lang w:eastAsia="x-none"/>
        </w:rPr>
        <w:t xml:space="preserve"> = 100</w:t>
      </w:r>
      <w:r w:rsidR="00834600">
        <w:rPr>
          <w:rFonts w:ascii="Times New Roman" w:hAnsi="Times New Roman"/>
          <w:lang w:eastAsia="x-none"/>
        </w:rPr>
        <w:t xml:space="preserve"> with all missing SD data imputed</w:t>
      </w:r>
      <w:r w:rsidR="00B92998" w:rsidRPr="002C0E60">
        <w:rPr>
          <w:rFonts w:ascii="Times New Roman" w:hAnsi="Times New Roman"/>
          <w:lang w:eastAsia="x-none"/>
        </w:rPr>
        <w:t>)</w:t>
      </w:r>
      <w:r w:rsidR="00A96CCD" w:rsidRPr="002C0E60">
        <w:rPr>
          <w:rFonts w:ascii="Times New Roman" w:hAnsi="Times New Roman"/>
          <w:lang w:eastAsia="x-none"/>
        </w:rPr>
        <w:t xml:space="preserve">, 2) </w:t>
      </w:r>
      <w:r w:rsidR="00B92998" w:rsidRPr="002C0E60">
        <w:rPr>
          <w:rFonts w:ascii="Times New Roman" w:hAnsi="Times New Roman"/>
          <w:lang w:eastAsia="x-none"/>
        </w:rPr>
        <w:t>analysing each dataset separately,</w:t>
      </w:r>
      <w:r w:rsidR="00A96CCD" w:rsidRPr="002C0E60">
        <w:rPr>
          <w:rFonts w:ascii="Times New Roman" w:hAnsi="Times New Roman"/>
          <w:lang w:eastAsia="x-none"/>
        </w:rPr>
        <w:t xml:space="preserve"> and 3) </w:t>
      </w:r>
      <w:r w:rsidR="00B92998" w:rsidRPr="002C0E60">
        <w:rPr>
          <w:rFonts w:ascii="Times New Roman" w:hAnsi="Times New Roman"/>
          <w:lang w:eastAsia="x-none"/>
        </w:rPr>
        <w:t xml:space="preserve">aggregating parameter estimates </w:t>
      </w:r>
      <w:r w:rsidR="001F5325" w:rsidRPr="002C0E60">
        <w:rPr>
          <w:rFonts w:ascii="Times New Roman" w:hAnsi="Times New Roman"/>
          <w:lang w:eastAsia="x-none"/>
        </w:rPr>
        <w:t xml:space="preserve">(i.e., regression coeffects) </w:t>
      </w:r>
      <w:r w:rsidR="00B92998" w:rsidRPr="002C0E60">
        <w:rPr>
          <w:rFonts w:ascii="Times New Roman" w:hAnsi="Times New Roman"/>
          <w:lang w:eastAsia="x-none"/>
        </w:rPr>
        <w:t>to get unbiased estimates</w:t>
      </w:r>
      <w:r w:rsidR="008476F6" w:rsidRPr="002C0E60">
        <w:rPr>
          <w:rFonts w:ascii="Times New Roman" w:hAnsi="Times New Roman"/>
          <w:lang w:eastAsia="x-none"/>
        </w:rPr>
        <w:t xml:space="preserve"> using </w:t>
      </w:r>
      <w:r w:rsidR="00DC2F7B" w:rsidRPr="002C0E60">
        <w:rPr>
          <w:rFonts w:ascii="Times New Roman" w:hAnsi="Times New Roman"/>
          <w:lang w:eastAsia="x-none"/>
        </w:rPr>
        <w:t>Rubin</w:t>
      </w:r>
      <w:r w:rsidR="00FD6858">
        <w:rPr>
          <w:rFonts w:ascii="Times New Roman" w:hAnsi="Times New Roman"/>
          <w:lang w:eastAsia="x-none"/>
        </w:rPr>
        <w:t>’s rules</w:t>
      </w:r>
      <w:r w:rsidR="00DC2F7B" w:rsidRPr="002C0E60">
        <w:rPr>
          <w:rFonts w:ascii="Times New Roman" w:hAnsi="Times New Roman"/>
          <w:lang w:eastAsia="x-none"/>
        </w:rPr>
        <w:t xml:space="preserve"> (</w:t>
      </w:r>
      <w:hyperlink w:anchor="_ENREF_25" w:tooltip="Rubin, 1987 #1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Rubin 1987</w:t>
        </w:r>
        <w:r w:rsidR="00032288">
          <w:rPr>
            <w:rFonts w:ascii="Times New Roman" w:hAnsi="Times New Roman"/>
            <w:lang w:eastAsia="x-none"/>
          </w:rPr>
          <w:fldChar w:fldCharType="end"/>
        </w:r>
      </w:hyperlink>
      <w:r w:rsidR="00DC2F7B" w:rsidRPr="002C0E60">
        <w:rPr>
          <w:rFonts w:ascii="Times New Roman" w:hAnsi="Times New Roman"/>
          <w:lang w:eastAsia="x-none"/>
        </w:rPr>
        <w:t>)</w:t>
      </w:r>
      <w:r w:rsidR="00FD6858">
        <w:rPr>
          <w:rFonts w:ascii="Times New Roman" w:hAnsi="Times New Roman"/>
          <w:lang w:eastAsia="x-none"/>
        </w:rPr>
        <w:t xml:space="preserve"> </w:t>
      </w:r>
      <w:r w:rsidR="00A96CCD" w:rsidRPr="002C0E60">
        <w:rPr>
          <w:rFonts w:ascii="Times New Roman" w:hAnsi="Times New Roman"/>
          <w:lang w:eastAsia="x-none"/>
        </w:rPr>
        <w:t xml:space="preserve">(for </w:t>
      </w:r>
      <w:r w:rsidR="008476F6" w:rsidRPr="002C0E60">
        <w:rPr>
          <w:rFonts w:ascii="Times New Roman" w:hAnsi="Times New Roman"/>
          <w:lang w:eastAsia="x-none"/>
        </w:rPr>
        <w:t xml:space="preserve">details, see </w:t>
      </w:r>
      <w:r w:rsidR="00E91FEE">
        <w:rPr>
          <w:rFonts w:ascii="Times New Roman" w:hAnsi="Times New Roman"/>
          <w:lang w:eastAsia="x-none"/>
        </w:rPr>
        <w:fldChar w:fldCharType="begin"/>
      </w:r>
      <w:r w:rsidR="00E91FEE">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E91FEE">
        <w:rPr>
          <w:rFonts w:ascii="Times New Roman" w:hAnsi="Times New Roman"/>
          <w:lang w:eastAsia="x-none"/>
        </w:rPr>
        <w:fldChar w:fldCharType="separate"/>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lang w:eastAsia="x-none"/>
        </w:rPr>
        <w:fldChar w:fldCharType="end"/>
      </w:r>
      <w:r w:rsidR="00A96CCD" w:rsidRPr="002C0E60">
        <w:rPr>
          <w:rFonts w:ascii="Times New Roman" w:hAnsi="Times New Roman"/>
          <w:lang w:eastAsia="x-none"/>
        </w:rPr>
        <w:t>)</w:t>
      </w:r>
      <w:commentRangeEnd w:id="26"/>
      <w:r w:rsidR="00834F74">
        <w:rPr>
          <w:rStyle w:val="CommentReference"/>
        </w:rPr>
        <w:commentReference w:id="26"/>
      </w:r>
      <w:commentRangeEnd w:id="27"/>
      <w:r w:rsidR="00834600">
        <w:rPr>
          <w:rStyle w:val="CommentReference"/>
        </w:rPr>
        <w:commentReference w:id="27"/>
      </w:r>
      <w:commentRangeEnd w:id="28"/>
      <w:r w:rsidR="00A237B2">
        <w:rPr>
          <w:rStyle w:val="CommentReference"/>
        </w:rPr>
        <w:commentReference w:id="28"/>
      </w:r>
      <w:r w:rsidR="00A96CCD" w:rsidRPr="002C0E60">
        <w:rPr>
          <w:rFonts w:ascii="Times New Roman" w:hAnsi="Times New Roman"/>
          <w:lang w:eastAsia="x-none"/>
        </w:rPr>
        <w:t>.</w:t>
      </w:r>
      <w:r w:rsidR="008617E5" w:rsidRPr="002C0E60">
        <w:rPr>
          <w:rFonts w:ascii="Times New Roman" w:hAnsi="Times New Roman"/>
          <w:lang w:eastAsia="x-none"/>
        </w:rPr>
        <w:t xml:space="preserve"> </w:t>
      </w:r>
      <w:r w:rsidR="00834600">
        <w:rPr>
          <w:rFonts w:ascii="Times New Roman" w:hAnsi="Times New Roman"/>
          <w:lang w:eastAsia="x-none"/>
        </w:rPr>
        <w:t>W</w:t>
      </w:r>
      <w:r w:rsidR="00635ACB">
        <w:rPr>
          <w:rFonts w:ascii="Times New Roman" w:hAnsi="Times New Roman"/>
          <w:lang w:eastAsia="x-none"/>
        </w:rPr>
        <w:t>e note</w:t>
      </w:r>
      <w:r w:rsidR="00834600">
        <w:rPr>
          <w:rFonts w:ascii="Times New Roman" w:hAnsi="Times New Roman"/>
          <w:lang w:eastAsia="x-none"/>
        </w:rPr>
        <w:t>, however, that</w:t>
      </w:r>
      <w:r w:rsidR="00635ACB">
        <w:rPr>
          <w:rFonts w:ascii="Times New Roman" w:hAnsi="Times New Roman"/>
          <w:lang w:eastAsia="x-none"/>
        </w:rPr>
        <w:t xml:space="preserve"> these steps </w:t>
      </w:r>
      <w:r w:rsidR="00534644">
        <w:rPr>
          <w:rFonts w:ascii="Times New Roman" w:hAnsi="Times New Roman"/>
          <w:lang w:eastAsia="x-none"/>
        </w:rPr>
        <w:t>can be</w:t>
      </w:r>
      <w:r w:rsidR="00D506F0">
        <w:rPr>
          <w:rFonts w:ascii="Times New Roman" w:hAnsi="Times New Roman"/>
          <w:lang w:eastAsia="x-none"/>
        </w:rPr>
        <w:t xml:space="preserve"> </w:t>
      </w:r>
      <w:r w:rsidR="00BC428B">
        <w:rPr>
          <w:rFonts w:ascii="Times New Roman" w:hAnsi="Times New Roman"/>
          <w:lang w:eastAsia="x-none"/>
        </w:rPr>
        <w:t>largely</w:t>
      </w:r>
      <w:r w:rsidR="00047B8B">
        <w:rPr>
          <w:rFonts w:ascii="Times New Roman" w:hAnsi="Times New Roman"/>
          <w:lang w:eastAsia="x-none"/>
        </w:rPr>
        <w:t xml:space="preserve"> </w:t>
      </w:r>
      <w:r w:rsidR="00635ACB" w:rsidRPr="002C0E60">
        <w:rPr>
          <w:rFonts w:ascii="Times New Roman" w:hAnsi="Times New Roman"/>
          <w:lang w:eastAsia="x-none"/>
        </w:rPr>
        <w:t>automat</w:t>
      </w:r>
      <w:r w:rsidR="00635ACB">
        <w:rPr>
          <w:rFonts w:ascii="Times New Roman" w:hAnsi="Times New Roman"/>
          <w:lang w:eastAsia="x-none"/>
        </w:rPr>
        <w:t>e</w:t>
      </w:r>
      <w:r w:rsidR="00635ACB" w:rsidRPr="002C0E60">
        <w:rPr>
          <w:rFonts w:ascii="Times New Roman" w:hAnsi="Times New Roman"/>
          <w:lang w:eastAsia="x-none"/>
        </w:rPr>
        <w:t>d</w:t>
      </w:r>
      <w:r w:rsidR="00655ECE">
        <w:rPr>
          <w:rFonts w:ascii="Times New Roman" w:hAnsi="Times New Roman"/>
          <w:lang w:eastAsia="x-none"/>
        </w:rPr>
        <w:t xml:space="preserve"> </w:t>
      </w:r>
      <w:r w:rsidR="00D506F0">
        <w:rPr>
          <w:rFonts w:ascii="Times New Roman" w:hAnsi="Times New Roman"/>
          <w:lang w:eastAsia="x-none"/>
        </w:rPr>
        <w:lastRenderedPageBreak/>
        <w:t>using</w:t>
      </w:r>
      <w:r w:rsidR="008845E2">
        <w:rPr>
          <w:rFonts w:ascii="Times New Roman" w:hAnsi="Times New Roman"/>
          <w:lang w:eastAsia="x-none"/>
        </w:rPr>
        <w:t xml:space="preserve"> the</w:t>
      </w:r>
      <w:r w:rsidR="00D506F0">
        <w:rPr>
          <w:rFonts w:ascii="Times New Roman" w:hAnsi="Times New Roman"/>
          <w:lang w:eastAsia="x-none"/>
        </w:rPr>
        <w:t xml:space="preserve"> </w:t>
      </w:r>
      <w:r w:rsidR="00635ACB" w:rsidRPr="002C0E60">
        <w:rPr>
          <w:rFonts w:ascii="Times New Roman" w:hAnsi="Times New Roman"/>
          <w:i/>
          <w:iCs/>
          <w:lang w:eastAsia="x-none"/>
        </w:rPr>
        <w:t>R</w:t>
      </w:r>
      <w:r w:rsidR="00635ACB" w:rsidRPr="002C0E60">
        <w:rPr>
          <w:rFonts w:ascii="Times New Roman" w:hAnsi="Times New Roman"/>
          <w:lang w:eastAsia="x-none"/>
        </w:rPr>
        <w:t xml:space="preserve"> package</w:t>
      </w:r>
      <w:r w:rsidR="00D506F0">
        <w:rPr>
          <w:rFonts w:ascii="Times New Roman" w:hAnsi="Times New Roman"/>
          <w:lang w:eastAsia="x-none"/>
        </w:rPr>
        <w:t>s</w:t>
      </w:r>
      <w:r w:rsidR="00635ACB" w:rsidRPr="002C0E60">
        <w:rPr>
          <w:rFonts w:ascii="Times New Roman" w:hAnsi="Times New Roman"/>
          <w:lang w:eastAsia="x-none"/>
        </w:rPr>
        <w:t xml:space="preserve"> </w:t>
      </w:r>
      <w:r w:rsidR="00D506F0" w:rsidRPr="0056362A">
        <w:rPr>
          <w:rFonts w:ascii="Times New Roman" w:hAnsi="Times New Roman"/>
          <w:i/>
          <w:lang w:eastAsia="x-none"/>
        </w:rPr>
        <w:t>mice</w:t>
      </w:r>
      <w:r w:rsidR="00D506F0" w:rsidRPr="002C0E60">
        <w:rPr>
          <w:rFonts w:ascii="Times New Roman" w:hAnsi="Times New Roman"/>
          <w:lang w:eastAsia="x-none"/>
        </w:rPr>
        <w:t xml:space="preserve"> </w:t>
      </w:r>
      <w:r w:rsidR="005B5FFD">
        <w:rPr>
          <w:rFonts w:ascii="Times New Roman" w:hAnsi="Times New Roman"/>
          <w:lang w:eastAsia="x-none"/>
        </w:rPr>
        <w:t>(</w:t>
      </w:r>
      <w:hyperlink w:anchor="_ENREF_31" w:tooltip="van Buuren, 2011 #28" w:history="1">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fldChar w:fldCharType="separate"/>
        </w:r>
        <w:r w:rsidR="00032288">
          <w:rPr>
            <w:rFonts w:ascii="Times New Roman" w:hAnsi="Times New Roman"/>
            <w:noProof/>
            <w:lang w:eastAsia="x-none"/>
          </w:rPr>
          <w:t>van Buuren &amp; Groothuis-Oudshoorn 2011</w:t>
        </w:r>
        <w:r w:rsidR="00032288">
          <w:rPr>
            <w:rFonts w:ascii="Times New Roman" w:hAnsi="Times New Roman"/>
            <w:lang w:eastAsia="x-none"/>
          </w:rPr>
          <w:fldChar w:fldCharType="end"/>
        </w:r>
      </w:hyperlink>
      <w:r w:rsidR="005B5FFD">
        <w:rPr>
          <w:rFonts w:ascii="Times New Roman" w:hAnsi="Times New Roman"/>
          <w:lang w:eastAsia="x-none"/>
        </w:rPr>
        <w:t>)</w:t>
      </w:r>
      <w:r w:rsidR="00D506F0">
        <w:rPr>
          <w:rFonts w:ascii="Times New Roman" w:hAnsi="Times New Roman"/>
          <w:lang w:eastAsia="x-none"/>
        </w:rPr>
        <w:t xml:space="preserve"> and </w:t>
      </w:r>
      <w:r w:rsidR="00635ACB" w:rsidRPr="002C0E60">
        <w:rPr>
          <w:rFonts w:ascii="Times New Roman" w:hAnsi="Times New Roman"/>
          <w:i/>
          <w:iCs/>
          <w:lang w:eastAsia="x-none"/>
        </w:rPr>
        <w:t>metafor</w:t>
      </w:r>
      <w:r w:rsidR="00635ACB" w:rsidRPr="002C0E60">
        <w:rPr>
          <w:rFonts w:ascii="Times New Roman" w:hAnsi="Times New Roman"/>
          <w:lang w:eastAsia="x-none"/>
        </w:rPr>
        <w:t xml:space="preserve"> </w:t>
      </w:r>
      <w:r w:rsidR="00D506F0">
        <w:rPr>
          <w:rFonts w:ascii="Times New Roman" w:hAnsi="Times New Roman"/>
          <w:lang w:eastAsia="x-none"/>
        </w:rPr>
        <w:t>[</w:t>
      </w:r>
      <w:hyperlink w:anchor="_ENREF_32" w:tooltip="Viechtbauer, 2010 #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&lt;EndNote&gt;&lt;Cite&gt;&lt;Author&gt;Viechtbauer&lt;/Author&gt;&lt;Year&gt;2010&lt;/Year&gt;&lt;RecNum&gt;5&lt;/RecNum&gt;&lt;DisplayText&gt;Viechtbauer 2010&lt;/DisplayText&gt;&lt;record&gt;&lt;rec-number&gt;5&lt;/rec-number&gt;&lt;foreign-keys&gt;&lt;key app="EN" db-id="st9refvxgzfta3eddeq5ww56spfsa9z9rsrs" timestamp="1616101286"&gt;5&lt;/key&gt;&lt;/foreign-keys&gt;&lt;ref-type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Viechtbauer 2010</w:t>
        </w:r>
        <w:r w:rsidR="00032288">
          <w:rPr>
            <w:rFonts w:ascii="Times New Roman" w:hAnsi="Times New Roman"/>
            <w:lang w:eastAsia="x-none"/>
          </w:rPr>
          <w:fldChar w:fldCharType="end"/>
        </w:r>
      </w:hyperlink>
      <w:r w:rsidR="00D506F0">
        <w:rPr>
          <w:rFonts w:ascii="Times New Roman" w:hAnsi="Times New Roman"/>
          <w:lang w:eastAsia="x-none"/>
        </w:rPr>
        <w:t>].</w:t>
      </w:r>
      <w:r w:rsidR="00635ACB" w:rsidRPr="002C0E60">
        <w:rPr>
          <w:rFonts w:ascii="Times New Roman" w:hAnsi="Times New Roman"/>
          <w:lang w:eastAsia="x-none"/>
        </w:rPr>
        <w:t xml:space="preserve"> </w:t>
      </w:r>
      <w:r w:rsidR="00834F74">
        <w:rPr>
          <w:rFonts w:ascii="Times New Roman" w:hAnsi="Times New Roman"/>
          <w:lang w:eastAsia="x-none"/>
        </w:rPr>
        <w:t xml:space="preserve">The second reason </w:t>
      </w:r>
      <w:r>
        <w:rPr>
          <w:rFonts w:ascii="Times New Roman" w:hAnsi="Times New Roman"/>
          <w:lang w:eastAsia="x-none"/>
        </w:rPr>
        <w:t xml:space="preserve">the </w:t>
      </w:r>
      <w:r w:rsidR="00635ACB">
        <w:rPr>
          <w:rFonts w:ascii="Times New Roman" w:hAnsi="Times New Roman"/>
          <w:lang w:eastAsia="x-none"/>
        </w:rPr>
        <w:t xml:space="preserve">lack of uptake </w:t>
      </w:r>
      <w:r>
        <w:rPr>
          <w:rFonts w:ascii="Times New Roman" w:hAnsi="Times New Roman"/>
          <w:lang w:eastAsia="x-none"/>
        </w:rPr>
        <w:t xml:space="preserve">of </w:t>
      </w:r>
      <w:r w:rsidR="004A3437">
        <w:rPr>
          <w:rFonts w:ascii="Times New Roman" w:hAnsi="Times New Roman"/>
          <w:lang w:eastAsia="x-none"/>
        </w:rPr>
        <w:t>MI maybe</w:t>
      </w:r>
      <w:r w:rsidR="00635ACB">
        <w:rPr>
          <w:rFonts w:ascii="Times New Roman" w:hAnsi="Times New Roman"/>
          <w:lang w:eastAsia="x-none"/>
        </w:rPr>
        <w:t xml:space="preserve"> </w:t>
      </w:r>
      <w:r w:rsidR="004A3437">
        <w:rPr>
          <w:rFonts w:ascii="Times New Roman" w:hAnsi="Times New Roman"/>
          <w:lang w:eastAsia="x-none"/>
        </w:rPr>
        <w:t>uncertainty around its use</w:t>
      </w:r>
      <w:r w:rsidR="00635ACB">
        <w:rPr>
          <w:rFonts w:ascii="Times New Roman" w:hAnsi="Times New Roman"/>
          <w:lang w:eastAsia="x-none"/>
        </w:rPr>
        <w:t xml:space="preserve"> </w:t>
      </w:r>
      <w:r w:rsidR="004A3437">
        <w:rPr>
          <w:rFonts w:ascii="Times New Roman" w:hAnsi="Times New Roman"/>
          <w:lang w:eastAsia="x-none"/>
        </w:rPr>
        <w:t>with the</w:t>
      </w:r>
      <w:r w:rsidR="00635ACB">
        <w:rPr>
          <w:rFonts w:ascii="Times New Roman" w:hAnsi="Times New Roman"/>
          <w:lang w:eastAsia="x-none"/>
        </w:rPr>
        <w:t xml:space="preserve"> more complex analyses that are often necessary for ecological questions. For example, </w:t>
      </w:r>
      <w:r w:rsidR="00635ACB" w:rsidRPr="002C0E60">
        <w:rPr>
          <w:rFonts w:ascii="Times New Roman" w:hAnsi="Times New Roman"/>
          <w:lang w:eastAsia="x-none"/>
        </w:rPr>
        <w:t xml:space="preserve">it is unclear </w:t>
      </w:r>
      <w:r w:rsidR="00635ACB">
        <w:rPr>
          <w:rFonts w:ascii="Times New Roman" w:hAnsi="Times New Roman"/>
          <w:lang w:eastAsia="x-none"/>
        </w:rPr>
        <w:t>if</w:t>
      </w:r>
      <w:r w:rsidR="00635ACB" w:rsidRPr="002C0E60">
        <w:rPr>
          <w:rFonts w:ascii="Times New Roman" w:hAnsi="Times New Roman"/>
          <w:lang w:eastAsia="x-none"/>
        </w:rPr>
        <w:t xml:space="preserve"> Rubin’s rules </w:t>
      </w:r>
      <w:r w:rsidR="00635ACB">
        <w:rPr>
          <w:rFonts w:ascii="Times New Roman" w:hAnsi="Times New Roman"/>
          <w:lang w:eastAsia="x-none"/>
        </w:rPr>
        <w:t>are</w:t>
      </w:r>
      <w:r w:rsidR="00635ACB" w:rsidRPr="002C0E60">
        <w:rPr>
          <w:rFonts w:ascii="Times New Roman" w:hAnsi="Times New Roman"/>
          <w:lang w:eastAsia="x-none"/>
        </w:rPr>
        <w:t xml:space="preserve"> always appropriate for aggregating variance components and related quantities (e.g., </w:t>
      </w:r>
      <w:r w:rsidR="00635ACB" w:rsidRPr="002C0E60">
        <w:rPr>
          <w:rFonts w:ascii="Times New Roman" w:hAnsi="Times New Roman"/>
          <w:i/>
          <w:iCs/>
          <w:lang w:eastAsia="x-none"/>
        </w:rPr>
        <w:t>I</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w:t>
      </w:r>
      <w:r w:rsidR="00635ACB" w:rsidRPr="002C0E60">
        <w:rPr>
          <w:rFonts w:ascii="Times New Roman" w:hAnsi="Times New Roman"/>
          <w:i/>
          <w:iCs/>
          <w:lang w:eastAsia="x-none"/>
        </w:rPr>
        <w:t>R</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information criteria (e.g., AIC, BIC; cf. </w:t>
      </w:r>
      <w:hyperlink w:anchor="_ENREF_19" w:tooltip="Nakagawa, 2011 #25" w:history="1">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fldChar w:fldCharType="separate"/>
        </w:r>
        <w:r w:rsidR="00032288">
          <w:rPr>
            <w:rFonts w:ascii="Times New Roman" w:hAnsi="Times New Roman"/>
            <w:noProof/>
            <w:lang w:eastAsia="x-none"/>
          </w:rPr>
          <w:t>Nakagawa &amp; Freckleton 2011</w:t>
        </w:r>
        <w:r w:rsidR="00032288">
          <w:rPr>
            <w:rFonts w:ascii="Times New Roman" w:hAnsi="Times New Roman"/>
            <w:lang w:eastAsia="x-none"/>
          </w:rPr>
          <w:fldChar w:fldCharType="end"/>
        </w:r>
      </w:hyperlink>
      <w:r w:rsidR="00635ACB" w:rsidRPr="002C0E60">
        <w:rPr>
          <w:rFonts w:ascii="Times New Roman" w:hAnsi="Times New Roman"/>
          <w:lang w:eastAsia="x-none"/>
        </w:rPr>
        <w:t>).</w:t>
      </w:r>
      <w:r w:rsidR="00635ACB">
        <w:rPr>
          <w:rFonts w:ascii="Times New Roman" w:hAnsi="Times New Roman"/>
          <w:lang w:eastAsia="x-none"/>
        </w:rPr>
        <w:t xml:space="preserve"> </w:t>
      </w:r>
      <w:r w:rsidR="00D65646">
        <w:rPr>
          <w:rFonts w:ascii="Times New Roman" w:hAnsi="Times New Roman"/>
          <w:lang w:eastAsia="x-none"/>
        </w:rPr>
        <w:t>Furthermore,</w:t>
      </w:r>
      <w:r w:rsidR="002E28D8">
        <w:rPr>
          <w:rFonts w:ascii="Times New Roman" w:hAnsi="Times New Roman"/>
          <w:lang w:eastAsia="x-none"/>
        </w:rPr>
        <w:t xml:space="preserve"> </w:t>
      </w:r>
      <w:r w:rsidR="00E92CDA">
        <w:rPr>
          <w:rFonts w:ascii="Times New Roman" w:hAnsi="Times New Roman"/>
          <w:lang w:eastAsia="x-none"/>
        </w:rPr>
        <w:t>MI</w:t>
      </w:r>
      <w:r w:rsidR="002E28D8">
        <w:rPr>
          <w:rFonts w:ascii="Times New Roman" w:hAnsi="Times New Roman"/>
          <w:lang w:eastAsia="x-none"/>
        </w:rPr>
        <w:t xml:space="preserve"> </w:t>
      </w:r>
      <w:r w:rsidR="003A741A">
        <w:rPr>
          <w:rFonts w:ascii="Times New Roman" w:hAnsi="Times New Roman"/>
          <w:lang w:eastAsia="x-none"/>
        </w:rPr>
        <w:t xml:space="preserve">cannot be easily implemented for </w:t>
      </w:r>
      <w:r w:rsidR="00BD7EEE">
        <w:rPr>
          <w:rFonts w:ascii="Times New Roman" w:hAnsi="Times New Roman"/>
          <w:lang w:eastAsia="x-none"/>
        </w:rPr>
        <w:t>multilevel</w:t>
      </w:r>
      <w:r w:rsidR="00EB1C9D">
        <w:rPr>
          <w:rFonts w:ascii="Times New Roman" w:hAnsi="Times New Roman"/>
          <w:lang w:eastAsia="x-none"/>
        </w:rPr>
        <w:t xml:space="preserve"> (</w:t>
      </w:r>
      <w:r w:rsidR="00BD7EEE">
        <w:rPr>
          <w:rFonts w:ascii="Times New Roman" w:hAnsi="Times New Roman"/>
          <w:lang w:eastAsia="x-none"/>
        </w:rPr>
        <w:t>mixed-effects / hierarchical</w:t>
      </w:r>
      <w:r w:rsidR="00EB1C9D">
        <w:rPr>
          <w:rFonts w:ascii="Times New Roman" w:hAnsi="Times New Roman"/>
          <w:lang w:eastAsia="x-none"/>
        </w:rPr>
        <w:t xml:space="preserve">) models unless </w:t>
      </w:r>
      <w:r w:rsidR="00BD7EEE">
        <w:rPr>
          <w:rFonts w:ascii="Times New Roman" w:hAnsi="Times New Roman"/>
          <w:lang w:eastAsia="x-none"/>
        </w:rPr>
        <w:t xml:space="preserve">they have only two levels (i.e. one random factor) </w:t>
      </w:r>
      <w:r w:rsidR="001E7AC8">
        <w:rPr>
          <w:rFonts w:ascii="Times New Roman" w:hAnsi="Times New Roman"/>
          <w:lang w:eastAsia="x-none"/>
        </w:rPr>
        <w:t>(</w:t>
      </w:r>
      <w:hyperlink w:anchor="_ENREF_30" w:tooltip="van Buuren, 2018 #1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van Buuren 2018</w:t>
        </w:r>
        <w:r w:rsidR="00032288">
          <w:rPr>
            <w:rFonts w:ascii="Times New Roman" w:hAnsi="Times New Roman"/>
            <w:lang w:eastAsia="x-none"/>
          </w:rPr>
          <w:fldChar w:fldCharType="end"/>
        </w:r>
      </w:hyperlink>
      <w:r w:rsidR="003A741A" w:rsidRPr="002C0E60">
        <w:rPr>
          <w:rFonts w:ascii="Times New Roman" w:hAnsi="Times New Roman"/>
          <w:lang w:eastAsia="x-none"/>
        </w:rPr>
        <w:t>)</w:t>
      </w:r>
      <w:r w:rsidR="003A741A">
        <w:rPr>
          <w:rFonts w:ascii="Times New Roman" w:hAnsi="Times New Roman"/>
          <w:lang w:eastAsia="x-none"/>
        </w:rPr>
        <w:t>.</w:t>
      </w:r>
      <w:r w:rsidR="00D65646">
        <w:rPr>
          <w:rFonts w:ascii="Times New Roman" w:hAnsi="Times New Roman"/>
          <w:lang w:eastAsia="x-none"/>
        </w:rPr>
        <w:t xml:space="preserve"> </w:t>
      </w:r>
      <w:r w:rsidR="002E28D8">
        <w:rPr>
          <w:rFonts w:ascii="Times New Roman" w:hAnsi="Times New Roman"/>
          <w:lang w:eastAsia="x-none"/>
        </w:rPr>
        <w:t>Therefore,</w:t>
      </w:r>
      <w:r w:rsidR="00834600">
        <w:rPr>
          <w:rFonts w:ascii="Times New Roman" w:hAnsi="Times New Roman"/>
          <w:lang w:eastAsia="x-none"/>
        </w:rPr>
        <w:t xml:space="preserve"> t</w:t>
      </w:r>
      <w:r w:rsidR="00635ACB" w:rsidRPr="002C0E60">
        <w:rPr>
          <w:rFonts w:ascii="Times New Roman" w:hAnsi="Times New Roman"/>
          <w:lang w:eastAsia="x-none"/>
        </w:rPr>
        <w:t xml:space="preserve">he </w:t>
      </w:r>
      <w:r w:rsidR="00635ACB">
        <w:rPr>
          <w:rFonts w:ascii="Times New Roman" w:hAnsi="Times New Roman"/>
          <w:lang w:eastAsia="x-none"/>
        </w:rPr>
        <w:t>use of</w:t>
      </w:r>
      <w:r w:rsidR="00635ACB" w:rsidRPr="002C0E60">
        <w:rPr>
          <w:rFonts w:ascii="Times New Roman" w:hAnsi="Times New Roman"/>
          <w:lang w:eastAsia="x-none"/>
        </w:rPr>
        <w:t xml:space="preserve"> </w:t>
      </w:r>
      <w:r w:rsidR="00E92CDA">
        <w:rPr>
          <w:rFonts w:ascii="Times New Roman" w:hAnsi="Times New Roman"/>
          <w:lang w:eastAsia="x-none"/>
        </w:rPr>
        <w:t>MI</w:t>
      </w:r>
      <w:r w:rsidR="00635ACB" w:rsidRPr="002C0E60">
        <w:rPr>
          <w:rFonts w:ascii="Times New Roman" w:hAnsi="Times New Roman"/>
          <w:lang w:eastAsia="x-none"/>
        </w:rPr>
        <w:t xml:space="preserve"> for</w:t>
      </w:r>
      <w:r w:rsidR="00635ACB">
        <w:rPr>
          <w:rFonts w:ascii="Times New Roman" w:hAnsi="Times New Roman"/>
          <w:lang w:eastAsia="x-none"/>
        </w:rPr>
        <w:t xml:space="preserve"> meta-</w:t>
      </w:r>
      <w:r w:rsidR="00834600">
        <w:rPr>
          <w:rFonts w:ascii="Times New Roman" w:hAnsi="Times New Roman"/>
          <w:lang w:eastAsia="x-none"/>
        </w:rPr>
        <w:t xml:space="preserve">analytic </w:t>
      </w:r>
      <w:r w:rsidR="00635ACB">
        <w:rPr>
          <w:rFonts w:ascii="Times New Roman" w:hAnsi="Times New Roman"/>
          <w:lang w:eastAsia="x-none"/>
        </w:rPr>
        <w:t xml:space="preserve">studies </w:t>
      </w:r>
      <w:r w:rsidR="00834600">
        <w:rPr>
          <w:rFonts w:ascii="Times New Roman" w:hAnsi="Times New Roman"/>
          <w:lang w:eastAsia="x-none"/>
        </w:rPr>
        <w:t>using</w:t>
      </w:r>
      <w:r w:rsidR="00635ACB" w:rsidRPr="002C0E60">
        <w:rPr>
          <w:rFonts w:ascii="Times New Roman" w:hAnsi="Times New Roman"/>
          <w:lang w:eastAsia="x-none"/>
        </w:rPr>
        <w:t xml:space="preserve"> multilevel models </w:t>
      </w:r>
      <w:r w:rsidR="00635ACB">
        <w:rPr>
          <w:rFonts w:ascii="Times New Roman" w:hAnsi="Times New Roman"/>
          <w:lang w:eastAsia="x-none"/>
        </w:rPr>
        <w:t>is</w:t>
      </w:r>
      <w:r w:rsidR="00635ACB" w:rsidRPr="002C0E60">
        <w:rPr>
          <w:rFonts w:ascii="Times New Roman" w:hAnsi="Times New Roman"/>
          <w:lang w:eastAsia="x-none"/>
        </w:rPr>
        <w:t xml:space="preserve"> still </w:t>
      </w:r>
      <w:r w:rsidR="00005488">
        <w:rPr>
          <w:rFonts w:ascii="Times New Roman" w:hAnsi="Times New Roman"/>
          <w:lang w:eastAsia="x-none"/>
        </w:rPr>
        <w:t>seldom applied, reenforcing age-old approaches of excluding studies with missing SDs</w:t>
      </w:r>
      <w:r w:rsidR="00635ACB" w:rsidRPr="002C0E60">
        <w:rPr>
          <w:rFonts w:ascii="Times New Roman" w:hAnsi="Times New Roman"/>
          <w:lang w:eastAsia="x-none"/>
        </w:rPr>
        <w:t xml:space="preserve">. </w:t>
      </w:r>
    </w:p>
    <w:p w14:paraId="5D6ADCB3" w14:textId="77777777" w:rsidR="00834600" w:rsidRPr="002C0E60" w:rsidRDefault="00834600" w:rsidP="00FB5315">
      <w:pPr>
        <w:spacing w:line="480" w:lineRule="auto"/>
        <w:contextualSpacing/>
        <w:rPr>
          <w:rFonts w:ascii="Times New Roman" w:hAnsi="Times New Roman"/>
          <w:lang w:eastAsia="x-none"/>
        </w:rPr>
      </w:pPr>
    </w:p>
    <w:p w14:paraId="19F6EA3E" w14:textId="4CCDDBC0" w:rsidR="00B92998" w:rsidRPr="002C0E60" w:rsidRDefault="002123CE" w:rsidP="00FB5315">
      <w:pPr>
        <w:spacing w:line="480" w:lineRule="auto"/>
        <w:contextualSpacing/>
        <w:rPr>
          <w:rFonts w:ascii="Times New Roman" w:hAnsi="Times New Roman"/>
          <w:lang w:eastAsia="x-none"/>
        </w:rPr>
      </w:pPr>
      <w:r w:rsidRPr="002C0E60">
        <w:rPr>
          <w:rFonts w:ascii="Times New Roman" w:hAnsi="Times New Roman"/>
          <w:lang w:eastAsia="x-none"/>
        </w:rPr>
        <w:t xml:space="preserve">Here, we propose </w:t>
      </w:r>
      <w:r w:rsidR="009C13C9" w:rsidRPr="002C0E60">
        <w:rPr>
          <w:rFonts w:ascii="Times New Roman" w:hAnsi="Times New Roman"/>
          <w:lang w:eastAsia="x-none"/>
        </w:rPr>
        <w:t>alternative</w:t>
      </w:r>
      <w:r w:rsidR="002977B5">
        <w:rPr>
          <w:rFonts w:ascii="Times New Roman" w:hAnsi="Times New Roman"/>
          <w:lang w:eastAsia="x-none"/>
        </w:rPr>
        <w:t>s</w:t>
      </w:r>
      <w:r w:rsidR="009C13C9" w:rsidRPr="002C0E60">
        <w:rPr>
          <w:rFonts w:ascii="Times New Roman" w:hAnsi="Times New Roman"/>
          <w:lang w:eastAsia="x-none"/>
        </w:rPr>
        <w:t xml:space="preserve"> </w:t>
      </w:r>
      <w:r w:rsidR="00D506F0">
        <w:rPr>
          <w:rFonts w:ascii="Times New Roman" w:hAnsi="Times New Roman"/>
          <w:lang w:eastAsia="x-none"/>
        </w:rPr>
        <w:t>to</w:t>
      </w:r>
      <w:r w:rsidR="00D03B09">
        <w:rPr>
          <w:rFonts w:ascii="Times New Roman" w:hAnsi="Times New Roman"/>
          <w:lang w:eastAsia="x-none"/>
        </w:rPr>
        <w:t xml:space="preserve"> MI for</w:t>
      </w:r>
      <w:r w:rsidR="00D506F0" w:rsidRPr="002C0E60">
        <w:rPr>
          <w:rFonts w:ascii="Times New Roman" w:hAnsi="Times New Roman"/>
          <w:lang w:eastAsia="x-none"/>
        </w:rPr>
        <w:t xml:space="preserve"> </w:t>
      </w:r>
      <w:r w:rsidR="00D03B09">
        <w:rPr>
          <w:rFonts w:ascii="Times New Roman" w:hAnsi="Times New Roman"/>
          <w:lang w:eastAsia="x-none"/>
        </w:rPr>
        <w:t xml:space="preserve">handling </w:t>
      </w:r>
      <w:r w:rsidR="00CE5488">
        <w:rPr>
          <w:rFonts w:ascii="Times New Roman" w:hAnsi="Times New Roman"/>
          <w:lang w:eastAsia="x-none"/>
        </w:rPr>
        <w:t>studies</w:t>
      </w:r>
      <w:r w:rsidR="00CE5488" w:rsidRPr="002C0E60">
        <w:rPr>
          <w:rFonts w:ascii="Times New Roman" w:hAnsi="Times New Roman"/>
          <w:lang w:eastAsia="x-none"/>
        </w:rPr>
        <w:t xml:space="preserve"> </w:t>
      </w:r>
      <w:r w:rsidR="009C13C9" w:rsidRPr="002C0E60">
        <w:rPr>
          <w:rFonts w:ascii="Times New Roman" w:hAnsi="Times New Roman"/>
          <w:lang w:eastAsia="x-none"/>
        </w:rPr>
        <w:t>with missing SD</w:t>
      </w:r>
      <w:r w:rsidR="00992F8F" w:rsidRPr="002C0E60">
        <w:rPr>
          <w:rFonts w:ascii="Times New Roman" w:hAnsi="Times New Roman"/>
          <w:lang w:eastAsia="x-none"/>
        </w:rPr>
        <w:t>s</w:t>
      </w:r>
      <w:r w:rsidR="009E78C6" w:rsidRPr="002C0E60">
        <w:rPr>
          <w:rFonts w:ascii="Times New Roman" w:hAnsi="Times New Roman"/>
          <w:lang w:eastAsia="x-none"/>
        </w:rPr>
        <w:t xml:space="preserve"> </w:t>
      </w:r>
      <w:r w:rsidR="00D506F0">
        <w:rPr>
          <w:rFonts w:ascii="Times New Roman" w:hAnsi="Times New Roman"/>
          <w:lang w:eastAsia="x-none"/>
        </w:rPr>
        <w:t>in</w:t>
      </w:r>
      <w:r w:rsidR="00D506F0" w:rsidRPr="002C0E60">
        <w:rPr>
          <w:rFonts w:ascii="Times New Roman" w:hAnsi="Times New Roman"/>
          <w:lang w:eastAsia="x-none"/>
        </w:rPr>
        <w:t xml:space="preserve"> </w:t>
      </w:r>
      <w:r w:rsidR="00D506F0">
        <w:rPr>
          <w:rFonts w:ascii="Times New Roman" w:hAnsi="Times New Roman"/>
          <w:lang w:eastAsia="x-none"/>
        </w:rPr>
        <w:t xml:space="preserve">meta-analyses that use </w:t>
      </w:r>
      <w:r w:rsidR="009E78C6" w:rsidRPr="002C0E60">
        <w:rPr>
          <w:rFonts w:ascii="Times New Roman" w:hAnsi="Times New Roman"/>
          <w:lang w:eastAsia="x-none"/>
        </w:rPr>
        <w:t>lnRR</w:t>
      </w:r>
      <w:r w:rsidR="001938A1" w:rsidRPr="002C0E60">
        <w:rPr>
          <w:rFonts w:ascii="Times New Roman" w:hAnsi="Times New Roman"/>
          <w:lang w:eastAsia="x-none"/>
        </w:rPr>
        <w:t xml:space="preserve">, the </w:t>
      </w:r>
      <w:r w:rsidR="0029625A" w:rsidRPr="002C0E60">
        <w:rPr>
          <w:rFonts w:ascii="Times New Roman" w:hAnsi="Times New Roman"/>
          <w:lang w:eastAsia="x-none"/>
        </w:rPr>
        <w:t xml:space="preserve">most </w:t>
      </w:r>
      <w:r w:rsidR="00834600">
        <w:rPr>
          <w:rFonts w:ascii="Times New Roman" w:hAnsi="Times New Roman"/>
          <w:lang w:eastAsia="x-none"/>
        </w:rPr>
        <w:t xml:space="preserve">widely </w:t>
      </w:r>
      <w:r w:rsidR="0029625A" w:rsidRPr="002C0E60">
        <w:rPr>
          <w:rFonts w:ascii="Times New Roman" w:hAnsi="Times New Roman"/>
          <w:lang w:eastAsia="x-none"/>
        </w:rPr>
        <w:t>used effect size</w:t>
      </w:r>
      <w:r w:rsidR="00086F49" w:rsidRPr="002C0E60">
        <w:rPr>
          <w:rFonts w:ascii="Times New Roman" w:hAnsi="Times New Roman"/>
          <w:lang w:eastAsia="x-none"/>
        </w:rPr>
        <w:t xml:space="preserve"> statistic</w:t>
      </w:r>
      <w:r w:rsidR="0029625A" w:rsidRPr="002C0E60">
        <w:rPr>
          <w:rFonts w:ascii="Times New Roman" w:hAnsi="Times New Roman"/>
          <w:lang w:eastAsia="x-none"/>
        </w:rPr>
        <w:t xml:space="preserve"> in ecological meta-analyses (</w: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noProof/>
          <w:lang w:eastAsia="x-none"/>
        </w:rPr>
        <w:t xml:space="preserve">; </w:t>
      </w:r>
      <w:hyperlink w:anchor="_ENREF_12" w:tooltip="Koricheva, 2014 #7" w:history="1">
        <w:r w:rsidR="00032288">
          <w:rPr>
            <w:rFonts w:ascii="Times New Roman" w:hAnsi="Times New Roman"/>
            <w:noProof/>
            <w:lang w:eastAsia="x-none"/>
          </w:rPr>
          <w:t>Koricheva &amp; Gurevitch 2014</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29625A" w:rsidRPr="002C0E60">
        <w:rPr>
          <w:rFonts w:ascii="Times New Roman" w:hAnsi="Times New Roman"/>
          <w:lang w:eastAsia="x-none"/>
        </w:rPr>
        <w:t>).</w:t>
      </w:r>
      <w:r w:rsidR="00E1106C" w:rsidRPr="002C0E60">
        <w:rPr>
          <w:rFonts w:ascii="Times New Roman" w:hAnsi="Times New Roman"/>
          <w:lang w:eastAsia="x-none"/>
        </w:rPr>
        <w:t xml:space="preserve"> </w:t>
      </w:r>
      <w:r w:rsidR="00D506F0">
        <w:rPr>
          <w:rFonts w:ascii="Times New Roman" w:hAnsi="Times New Roman"/>
          <w:lang w:eastAsia="x-none"/>
        </w:rPr>
        <w:t>S</w:t>
      </w:r>
      <w:r w:rsidR="003406E9" w:rsidRPr="002C0E60">
        <w:rPr>
          <w:rFonts w:ascii="Times New Roman" w:hAnsi="Times New Roman"/>
          <w:lang w:eastAsia="x-none"/>
        </w:rPr>
        <w:t xml:space="preserve">everal studies </w:t>
      </w:r>
      <w:r w:rsidR="007C5913">
        <w:rPr>
          <w:rFonts w:ascii="Times New Roman" w:hAnsi="Times New Roman"/>
          <w:lang w:eastAsia="x-none"/>
        </w:rPr>
        <w:t>recommend</w:t>
      </w:r>
      <w:r w:rsidR="007C5913" w:rsidRPr="002C0E60">
        <w:rPr>
          <w:rFonts w:ascii="Times New Roman" w:hAnsi="Times New Roman"/>
          <w:lang w:eastAsia="x-none"/>
        </w:rPr>
        <w:t xml:space="preserve"> </w:t>
      </w:r>
      <w:r w:rsidR="007C5913">
        <w:rPr>
          <w:rFonts w:ascii="Times New Roman" w:hAnsi="Times New Roman"/>
          <w:lang w:eastAsia="x-none"/>
        </w:rPr>
        <w:t xml:space="preserve">lnRR </w:t>
      </w:r>
      <w:commentRangeStart w:id="29"/>
      <w:r w:rsidR="007C5913">
        <w:rPr>
          <w:rFonts w:ascii="Times New Roman" w:hAnsi="Times New Roman"/>
          <w:lang w:eastAsia="x-none"/>
        </w:rPr>
        <w:t>over SMD</w:t>
      </w:r>
      <w:r w:rsidR="003406E9" w:rsidRPr="002C0E60">
        <w:rPr>
          <w:rFonts w:ascii="Times New Roman" w:hAnsi="Times New Roman"/>
          <w:lang w:eastAsia="x-none"/>
        </w:rPr>
        <w:t xml:space="preserve"> </w:t>
      </w:r>
      <w:commentRangeEnd w:id="29"/>
      <w:r w:rsidR="007C5913">
        <w:rPr>
          <w:rStyle w:val="CommentReference"/>
        </w:rPr>
        <w:commentReference w:id="29"/>
      </w:r>
      <w:r w:rsidR="007C5913">
        <w:rPr>
          <w:rFonts w:ascii="Times New Roman" w:hAnsi="Times New Roman"/>
          <w:lang w:eastAsia="x-none"/>
        </w:rPr>
        <w:t xml:space="preserve">for </w:t>
      </w:r>
      <w:r w:rsidR="00B669BB" w:rsidRPr="002C0E60">
        <w:rPr>
          <w:rFonts w:ascii="Times New Roman" w:hAnsi="Times New Roman"/>
          <w:lang w:eastAsia="x-none"/>
        </w:rPr>
        <w:t>ecological meta-analys</w:t>
      </w:r>
      <w:r w:rsidR="007C5913">
        <w:rPr>
          <w:rFonts w:ascii="Times New Roman" w:hAnsi="Times New Roman"/>
          <w:lang w:eastAsia="x-none"/>
        </w:rPr>
        <w:t>i</w:t>
      </w:r>
      <w:r w:rsidR="00B669BB" w:rsidRPr="002C0E60">
        <w:rPr>
          <w:rFonts w:ascii="Times New Roman" w:hAnsi="Times New Roman"/>
          <w:lang w:eastAsia="x-none"/>
        </w:rPr>
        <w:t>s</w:t>
      </w:r>
      <w:r w:rsidR="00D0282E" w:rsidRPr="002C0E60">
        <w:rPr>
          <w:rFonts w:ascii="Times New Roman" w:hAnsi="Times New Roman"/>
          <w:lang w:eastAsia="x-none"/>
        </w:rPr>
        <w:t xml:space="preserve"> </w:t>
      </w:r>
      <w:r w:rsidR="000712EC">
        <w:rPr>
          <w:rFonts w:ascii="Times New Roman" w:hAnsi="Times New Roman"/>
          <w:lang w:eastAsia="x-none"/>
        </w:rPr>
        <w:t>because of the assumptions of SM</w:t>
      </w:r>
      <w:del w:id="30" w:author="Alistair Senior" w:date="2022-02-14T08:33:00Z">
        <w:r w:rsidR="000712EC" w:rsidDel="008D10A8">
          <w:rPr>
            <w:rFonts w:ascii="Times New Roman" w:hAnsi="Times New Roman"/>
            <w:lang w:eastAsia="x-none"/>
          </w:rPr>
          <w:delText>E</w:delText>
        </w:r>
      </w:del>
      <w:r w:rsidR="000712EC">
        <w:rPr>
          <w:rFonts w:ascii="Times New Roman" w:hAnsi="Times New Roman"/>
          <w:lang w:eastAsia="x-none"/>
        </w:rPr>
        <w:t xml:space="preserve">D are most likely to be violated (e.g., homoscedasticity) in ecological and evolutionary meta-analyses </w:t>
      </w:r>
      <w:r w:rsidR="00B669BB" w:rsidRPr="002C0E60">
        <w:rPr>
          <w:rFonts w:ascii="Times New Roman" w:hAnsi="Times New Roman"/>
          <w:lang w:eastAsia="x-none"/>
        </w:rPr>
        <w:t>(</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8" w:tooltip="Spake, 2021 #31" w:history="1">
        <w:r w:rsidR="00032288">
          <w:rPr>
            <w:rFonts w:ascii="Times New Roman" w:hAnsi="Times New Roman"/>
            <w:noProof/>
            <w:lang w:eastAsia="x-none"/>
          </w:rPr>
          <w:t>Spake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2021</w:t>
        </w:r>
      </w:hyperlink>
      <w:r w:rsidR="00E91FEE">
        <w:rPr>
          <w:rFonts w:ascii="Times New Roman" w:hAnsi="Times New Roman"/>
          <w:lang w:eastAsia="x-none"/>
        </w:rPr>
        <w:fldChar w:fldCharType="end"/>
      </w:r>
      <w:r w:rsidR="00D0282E" w:rsidRPr="002C0E60">
        <w:rPr>
          <w:rFonts w:ascii="Times New Roman" w:hAnsi="Times New Roman"/>
          <w:lang w:eastAsia="x-none"/>
        </w:rPr>
        <w:t xml:space="preserve">; see also </w:t>
      </w:r>
      <w:hyperlink w:anchor="_ENREF_23" w:tooltip="Osenberg, 1997 #30"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&lt;EndNote&gt;&lt;Cite&gt;&lt;Author&gt;Osenberg&lt;/Author&gt;&lt;Year&gt;1997&lt;/Year&gt;&lt;RecNum&gt;30&lt;/RecNum&gt;&lt;DisplayText&gt;Osenberg&lt;style face="italic"&gt; et al.&lt;/style&gt; 1997&lt;/DisplayText&gt;&lt;record&gt;&lt;rec-number&gt;30&lt;/rec-number&gt;&lt;foreign-keys&gt;&lt;key app="EN" db-id="st9refvxgzfta3eddeq5ww56spfsa9z9rsrs" timestamp="1616110346"&gt;30&lt;/key&gt;&lt;/foreign-keys&gt;&lt;ref-type name="Journal Article"&gt;17&lt;/ref-type&gt;&lt;contributors&gt;&lt;authors&gt;&lt;author&gt;Osenberg, C. W.&lt;/author&gt;&lt;author&gt;Sarnelle, O.&lt;/author&gt;&lt;author&gt;Cooper, S. D.&lt;/author&gt;&lt;/authors&gt;&lt;/contributors&gt;&lt;auth-address&gt;Univ Calif Santa Barbara,Dept Ecol Evolut &amp;amp; Marine Biol,Santa Barbara,Ca 93106&amp;#xD;Univ Calif Santa Barbara,Inst Marine Sci,Santa Barbara,Ca 93106&lt;/auth-address&gt;&lt;titles&gt;&lt;title&gt;Effect size in ecological experiments: The application of biological models in meta-analysis&lt;/title&gt;&lt;secondary-title&gt;American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Nat&lt;/abbr-1&gt;&lt;/alt-periodical&gt;&lt;pages&gt;798-812&lt;/pages&gt;&lt;volume&gt;150&lt;/volume&gt;&lt;number&gt;6&lt;/number&gt;&lt;keywords&gt;&lt;keyword&gt;benthic food-chain&lt;/keyword&gt;&lt;keyword&gt;fresh-water&lt;/keyword&gt;&lt;keyword&gt;habitat use&lt;/keyword&gt;&lt;keyword&gt;body size&lt;/keyword&gt;&lt;keyword&gt;metaanalysis&lt;/keyword&gt;&lt;keyword&gt;competition&lt;/keyword&gt;&lt;keyword&gt;prey&lt;/keyword&gt;&lt;keyword&gt;fish&lt;/keyword&gt;&lt;keyword&gt;predation&lt;/keyword&gt;&lt;keyword&gt;hypothesis&lt;/keyword&gt;&lt;/keywords&gt;&lt;dates&gt;&lt;year&gt;1997&lt;/year&gt;&lt;pub-dates&gt;&lt;date&gt;Dec&lt;/date&gt;&lt;/pub-dates&gt;&lt;/dates&gt;&lt;isbn&gt;0003-0147&lt;/isbn&gt;&lt;accession-num&gt;WOS:A1997YF91800008&lt;/accession-num&gt;&lt;urls&gt;&lt;related-urls&gt;&lt;url&gt;&amp;lt;Go to ISI&amp;gt;://WOS:A1997YF91800008&lt;/url&gt;&lt;/related-urls&gt;&lt;/urls&gt;&lt;electronic-resource-num&gt;Doi 10.1086/286095&lt;/electronic-resource-num&gt;&lt;language&gt;English&lt;/language&gt;&lt;/record&gt;&lt;/Cite&gt;&lt;/EndNote&gt;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Osenberg</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1997</w:t>
        </w:r>
        <w:r w:rsidR="00032288">
          <w:rPr>
            <w:rFonts w:ascii="Times New Roman" w:hAnsi="Times New Roman"/>
            <w:lang w:eastAsia="x-none"/>
          </w:rPr>
          <w:fldChar w:fldCharType="end"/>
        </w:r>
      </w:hyperlink>
      <w:commentRangeStart w:id="31"/>
      <w:commentRangeStart w:id="32"/>
      <w:commentRangeEnd w:id="31"/>
      <w:r w:rsidR="007C5913">
        <w:rPr>
          <w:rStyle w:val="CommentReference"/>
        </w:rPr>
        <w:commentReference w:id="31"/>
      </w:r>
      <w:commentRangeEnd w:id="32"/>
      <w:r w:rsidR="001036AE">
        <w:rPr>
          <w:rStyle w:val="CommentReference"/>
        </w:rPr>
        <w:commentReference w:id="32"/>
      </w:r>
      <w:r w:rsidR="00B669BB" w:rsidRPr="002C0E60">
        <w:rPr>
          <w:rFonts w:ascii="Times New Roman" w:hAnsi="Times New Roman"/>
          <w:lang w:eastAsia="x-none"/>
        </w:rPr>
        <w:t>)</w:t>
      </w:r>
      <w:r w:rsidR="00E520CE" w:rsidRPr="002C0E60">
        <w:rPr>
          <w:rFonts w:ascii="Times New Roman" w:hAnsi="Times New Roman"/>
          <w:lang w:eastAsia="x-none"/>
        </w:rPr>
        <w:t>.</w:t>
      </w:r>
      <w:r w:rsidR="00E1106C" w:rsidRPr="002C0E60">
        <w:rPr>
          <w:rFonts w:ascii="Times New Roman" w:hAnsi="Times New Roman"/>
          <w:lang w:eastAsia="x-none"/>
        </w:rPr>
        <w:t xml:space="preserve"> </w:t>
      </w:r>
      <w:r w:rsidR="000712EC">
        <w:rPr>
          <w:rFonts w:ascii="Times New Roman" w:hAnsi="Times New Roman"/>
          <w:lang w:eastAsia="x-none"/>
        </w:rPr>
        <w:t>Here we propose three new method</w:t>
      </w:r>
      <w:r w:rsidR="002977B5">
        <w:rPr>
          <w:rFonts w:ascii="Times New Roman" w:hAnsi="Times New Roman"/>
          <w:lang w:eastAsia="x-none"/>
        </w:rPr>
        <w:t>s</w:t>
      </w:r>
      <w:r w:rsidR="000712EC">
        <w:rPr>
          <w:rFonts w:ascii="Times New Roman" w:hAnsi="Times New Roman"/>
          <w:lang w:eastAsia="x-none"/>
        </w:rPr>
        <w:t xml:space="preserve"> to deal with missing SDs in a multilevel meta-analytic models as well as traditional random-effects models.</w:t>
      </w:r>
      <w:r w:rsidR="00E1106C" w:rsidRPr="002C0E60">
        <w:rPr>
          <w:rFonts w:ascii="Times New Roman" w:hAnsi="Times New Roman"/>
          <w:lang w:eastAsia="x-none"/>
        </w:rPr>
        <w:t xml:space="preserve"> </w:t>
      </w:r>
      <w:r w:rsidR="007C5913">
        <w:rPr>
          <w:rFonts w:ascii="Times New Roman" w:hAnsi="Times New Roman"/>
          <w:lang w:eastAsia="x-none"/>
        </w:rPr>
        <w:t>First, we</w:t>
      </w:r>
      <w:r w:rsidR="00992F8F" w:rsidRPr="002C0E60">
        <w:rPr>
          <w:rFonts w:ascii="Times New Roman" w:hAnsi="Times New Roman"/>
          <w:lang w:eastAsia="x-none"/>
        </w:rPr>
        <w:t xml:space="preserve"> in</w:t>
      </w:r>
      <w:r w:rsidR="00A611E9" w:rsidRPr="002C0E60">
        <w:rPr>
          <w:rFonts w:ascii="Times New Roman" w:hAnsi="Times New Roman"/>
          <w:lang w:eastAsia="x-none"/>
        </w:rPr>
        <w:t xml:space="preserve">troduce </w:t>
      </w:r>
      <w:r w:rsidR="007C5913">
        <w:rPr>
          <w:rFonts w:ascii="Times New Roman" w:hAnsi="Times New Roman"/>
          <w:lang w:eastAsia="x-none"/>
        </w:rPr>
        <w:t>a</w:t>
      </w:r>
      <w:r w:rsidR="007C5913" w:rsidRPr="002C0E60">
        <w:rPr>
          <w:rFonts w:ascii="Times New Roman" w:hAnsi="Times New Roman"/>
          <w:lang w:eastAsia="x-none"/>
        </w:rPr>
        <w:t xml:space="preserve"> </w:t>
      </w:r>
      <w:r w:rsidR="00A611E9" w:rsidRPr="002C0E60">
        <w:rPr>
          <w:rFonts w:ascii="Times New Roman" w:hAnsi="Times New Roman"/>
          <w:lang w:eastAsia="x-none"/>
        </w:rPr>
        <w:t>method developed by Doncaster and Spake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A611E9" w:rsidRPr="002C0E60">
        <w:rPr>
          <w:rFonts w:ascii="Times New Roman" w:hAnsi="Times New Roman"/>
          <w:lang w:eastAsia="x-none"/>
        </w:rPr>
        <w:t>) that</w:t>
      </w:r>
      <w:r w:rsidR="00EB4F00">
        <w:rPr>
          <w:rFonts w:ascii="Times New Roman" w:hAnsi="Times New Roman"/>
          <w:lang w:eastAsia="x-none"/>
        </w:rPr>
        <w:t xml:space="preserve"> </w:t>
      </w:r>
      <w:r w:rsidR="00A611E9" w:rsidRPr="002C0E60">
        <w:rPr>
          <w:rFonts w:ascii="Times New Roman" w:hAnsi="Times New Roman"/>
          <w:lang w:eastAsia="x-none"/>
        </w:rPr>
        <w:t>use</w:t>
      </w:r>
      <w:r w:rsidR="007C5913">
        <w:rPr>
          <w:rFonts w:ascii="Times New Roman" w:hAnsi="Times New Roman"/>
          <w:lang w:eastAsia="x-none"/>
        </w:rPr>
        <w:t>s</w:t>
      </w:r>
      <w:r w:rsidR="00A611E9" w:rsidRPr="002C0E60">
        <w:rPr>
          <w:rFonts w:ascii="Times New Roman" w:hAnsi="Times New Roman"/>
          <w:lang w:eastAsia="x-none"/>
        </w:rPr>
        <w:t xml:space="preserve"> </w:t>
      </w:r>
      <w:r w:rsidR="00AB3891" w:rsidRPr="002C0E60">
        <w:rPr>
          <w:rFonts w:ascii="Times New Roman" w:hAnsi="Times New Roman"/>
          <w:lang w:eastAsia="x-none"/>
        </w:rPr>
        <w:t>a</w:t>
      </w:r>
      <w:r w:rsidR="009D09A3" w:rsidRPr="002C0E60">
        <w:rPr>
          <w:rFonts w:ascii="Times New Roman" w:hAnsi="Times New Roman"/>
          <w:lang w:eastAsia="x-none"/>
        </w:rPr>
        <w:t xml:space="preserve">n adjusted </w:t>
      </w:r>
      <w:r w:rsidR="00EF6B33" w:rsidRPr="002C0E60">
        <w:rPr>
          <w:rFonts w:ascii="Times New Roman" w:hAnsi="Times New Roman"/>
          <w:lang w:eastAsia="x-none"/>
        </w:rPr>
        <w:t xml:space="preserve">sampling </w:t>
      </w:r>
      <w:r w:rsidR="00AB3891" w:rsidRPr="002C0E60">
        <w:rPr>
          <w:rFonts w:ascii="Times New Roman" w:hAnsi="Times New Roman"/>
          <w:lang w:eastAsia="x-none"/>
        </w:rPr>
        <w:t>variance formula</w:t>
      </w:r>
      <w:r w:rsidR="00D00458" w:rsidRPr="002C0E60">
        <w:rPr>
          <w:rFonts w:ascii="Times New Roman" w:hAnsi="Times New Roman"/>
          <w:lang w:eastAsia="x-none"/>
        </w:rPr>
        <w:t xml:space="preserve"> for </w:t>
      </w:r>
      <w:r w:rsidR="003F79C1" w:rsidRPr="002C0E60">
        <w:rPr>
          <w:rFonts w:ascii="Times New Roman" w:hAnsi="Times New Roman"/>
          <w:lang w:eastAsia="x-none"/>
        </w:rPr>
        <w:t>lnRR</w:t>
      </w:r>
      <w:r w:rsidR="007C5913">
        <w:rPr>
          <w:rFonts w:ascii="Times New Roman" w:hAnsi="Times New Roman"/>
          <w:lang w:eastAsia="x-none"/>
        </w:rPr>
        <w:t xml:space="preserve"> values</w:t>
      </w:r>
      <w:r w:rsidR="0019750E">
        <w:rPr>
          <w:rFonts w:ascii="Times New Roman" w:hAnsi="Times New Roman"/>
          <w:lang w:eastAsia="x-none"/>
        </w:rPr>
        <w:t>.</w:t>
      </w:r>
      <w:r w:rsidR="004C167F">
        <w:rPr>
          <w:rFonts w:ascii="Times New Roman" w:hAnsi="Times New Roman"/>
          <w:lang w:eastAsia="x-none"/>
        </w:rPr>
        <w:t xml:space="preserve"> </w:t>
      </w:r>
      <w:r w:rsidR="0019750E">
        <w:rPr>
          <w:rFonts w:ascii="Times New Roman" w:hAnsi="Times New Roman"/>
          <w:lang w:eastAsia="x-none"/>
        </w:rPr>
        <w:t>W</w:t>
      </w:r>
      <w:r w:rsidR="004C167F">
        <w:rPr>
          <w:rFonts w:ascii="Times New Roman" w:hAnsi="Times New Roman"/>
          <w:lang w:eastAsia="x-none"/>
        </w:rPr>
        <w:t xml:space="preserve">e, then, improve and </w:t>
      </w:r>
      <w:r w:rsidR="003A0417" w:rsidRPr="002C0E60">
        <w:rPr>
          <w:rFonts w:ascii="Times New Roman" w:hAnsi="Times New Roman"/>
          <w:lang w:eastAsia="x-none"/>
        </w:rPr>
        <w:t xml:space="preserve">extend this </w:t>
      </w:r>
      <w:r w:rsidR="00CC16C9" w:rsidRPr="002C0E60">
        <w:rPr>
          <w:rFonts w:ascii="Times New Roman" w:hAnsi="Times New Roman"/>
          <w:lang w:eastAsia="x-none"/>
        </w:rPr>
        <w:t>approach</w:t>
      </w:r>
      <w:r w:rsidR="003A0417" w:rsidRPr="002C0E60">
        <w:rPr>
          <w:rFonts w:ascii="Times New Roman" w:hAnsi="Times New Roman"/>
          <w:lang w:eastAsia="x-none"/>
        </w:rPr>
        <w:t xml:space="preserve"> </w:t>
      </w:r>
      <w:r w:rsidR="00312006" w:rsidRPr="002C0E60">
        <w:rPr>
          <w:rFonts w:ascii="Times New Roman" w:hAnsi="Times New Roman"/>
          <w:lang w:eastAsia="x-none"/>
        </w:rPr>
        <w:t>for missing SD</w:t>
      </w:r>
      <w:r w:rsidR="00376757" w:rsidRPr="002C0E60">
        <w:rPr>
          <w:rFonts w:ascii="Times New Roman" w:hAnsi="Times New Roman"/>
          <w:lang w:eastAsia="x-none"/>
        </w:rPr>
        <w:t>s</w:t>
      </w:r>
      <w:r w:rsidR="00DA0E98">
        <w:rPr>
          <w:rFonts w:ascii="Times New Roman" w:hAnsi="Times New Roman"/>
          <w:lang w:eastAsia="x-none"/>
        </w:rPr>
        <w:t xml:space="preserve">; we </w:t>
      </w:r>
      <w:r w:rsidR="00077D18">
        <w:rPr>
          <w:rFonts w:ascii="Times New Roman" w:hAnsi="Times New Roman"/>
          <w:lang w:eastAsia="x-none"/>
        </w:rPr>
        <w:t xml:space="preserve">provide two </w:t>
      </w:r>
      <w:r w:rsidR="00122E80">
        <w:rPr>
          <w:rFonts w:ascii="Times New Roman" w:hAnsi="Times New Roman"/>
          <w:lang w:eastAsia="x-none"/>
        </w:rPr>
        <w:t>procedures</w:t>
      </w:r>
      <w:r w:rsidR="00077D18">
        <w:rPr>
          <w:rFonts w:ascii="Times New Roman" w:hAnsi="Times New Roman"/>
          <w:lang w:eastAsia="x-none"/>
        </w:rPr>
        <w:t xml:space="preserve"> within this</w:t>
      </w:r>
      <w:r w:rsidR="00122E80">
        <w:rPr>
          <w:rFonts w:ascii="Times New Roman" w:hAnsi="Times New Roman"/>
          <w:lang w:eastAsia="x-none"/>
        </w:rPr>
        <w:t xml:space="preserve"> method</w:t>
      </w:r>
      <w:r w:rsidR="00077D18">
        <w:rPr>
          <w:rFonts w:ascii="Times New Roman" w:hAnsi="Times New Roman"/>
          <w:lang w:eastAsia="x-none"/>
        </w:rPr>
        <w:t xml:space="preserve">: </w:t>
      </w:r>
      <w:r w:rsidR="000C0298">
        <w:rPr>
          <w:rFonts w:ascii="Times New Roman" w:hAnsi="Times New Roman"/>
          <w:lang w:eastAsia="x-none"/>
        </w:rPr>
        <w:t>on</w:t>
      </w:r>
      <w:r w:rsidR="004B790B">
        <w:rPr>
          <w:rFonts w:ascii="Times New Roman" w:hAnsi="Times New Roman"/>
          <w:lang w:eastAsia="x-none"/>
        </w:rPr>
        <w:t xml:space="preserve">ly using this adjustment method for </w:t>
      </w:r>
      <w:r w:rsidR="00117627">
        <w:rPr>
          <w:rFonts w:ascii="Times New Roman" w:hAnsi="Times New Roman"/>
          <w:lang w:eastAsia="x-none"/>
        </w:rPr>
        <w:t>effect sizes with missing SD</w:t>
      </w:r>
      <w:r w:rsidR="00077D18">
        <w:rPr>
          <w:rFonts w:ascii="Times New Roman" w:hAnsi="Times New Roman"/>
          <w:lang w:eastAsia="x-none"/>
        </w:rPr>
        <w:t xml:space="preserve"> (Method 1A)</w:t>
      </w:r>
      <w:r w:rsidR="00117627">
        <w:rPr>
          <w:rFonts w:ascii="Times New Roman" w:hAnsi="Times New Roman"/>
          <w:lang w:eastAsia="x-none"/>
        </w:rPr>
        <w:t xml:space="preserve">, </w:t>
      </w:r>
      <w:r w:rsidR="00122E80">
        <w:rPr>
          <w:rFonts w:ascii="Times New Roman" w:hAnsi="Times New Roman"/>
          <w:lang w:eastAsia="x-none"/>
        </w:rPr>
        <w:t>and</w:t>
      </w:r>
      <w:r w:rsidR="00117627">
        <w:rPr>
          <w:rFonts w:ascii="Times New Roman" w:hAnsi="Times New Roman"/>
          <w:lang w:eastAsia="x-none"/>
        </w:rPr>
        <w:t xml:space="preserve"> using this adjustment method for all effect sizes regardless of missing</w:t>
      </w:r>
      <w:ins w:id="33" w:author="Alistair Senior" w:date="2022-02-14T08:48:00Z">
        <w:r w:rsidR="00823D36">
          <w:rPr>
            <w:rFonts w:ascii="Times New Roman" w:hAnsi="Times New Roman"/>
            <w:lang w:eastAsia="x-none"/>
          </w:rPr>
          <w:t>ness</w:t>
        </w:r>
      </w:ins>
      <w:r w:rsidR="00117627">
        <w:rPr>
          <w:rFonts w:ascii="Times New Roman" w:hAnsi="Times New Roman"/>
          <w:lang w:eastAsia="x-none"/>
        </w:rPr>
        <w:t xml:space="preserve"> </w:t>
      </w:r>
      <w:del w:id="34" w:author="Alistair Senior" w:date="2022-02-14T08:48:00Z">
        <w:r w:rsidR="00117627" w:rsidDel="00823D36">
          <w:rPr>
            <w:rFonts w:ascii="Times New Roman" w:hAnsi="Times New Roman"/>
            <w:lang w:eastAsia="x-none"/>
          </w:rPr>
          <w:delText xml:space="preserve">SD or not </w:delText>
        </w:r>
      </w:del>
      <w:r w:rsidR="00117627">
        <w:rPr>
          <w:rFonts w:ascii="Times New Roman" w:hAnsi="Times New Roman"/>
          <w:lang w:eastAsia="x-none"/>
        </w:rPr>
        <w:t>(</w:t>
      </w:r>
      <w:r w:rsidR="00077D18">
        <w:rPr>
          <w:rFonts w:ascii="Times New Roman" w:hAnsi="Times New Roman"/>
          <w:lang w:eastAsia="x-none"/>
        </w:rPr>
        <w:t>Method 1B)</w:t>
      </w:r>
      <w:del w:id="35" w:author="Shinichi Nakagawa" w:date="2022-02-13T08:57:00Z">
        <w:r w:rsidR="00077D18" w:rsidDel="00276F12">
          <w:rPr>
            <w:rFonts w:ascii="Times New Roman" w:hAnsi="Times New Roman"/>
            <w:lang w:eastAsia="x-none"/>
          </w:rPr>
          <w:delText xml:space="preserve"> </w:delText>
        </w:r>
      </w:del>
      <w:r w:rsidR="00312006" w:rsidRPr="002C0E60">
        <w:rPr>
          <w:rFonts w:ascii="Times New Roman" w:hAnsi="Times New Roman"/>
          <w:lang w:eastAsia="x-none"/>
        </w:rPr>
        <w:t xml:space="preserve">. </w:t>
      </w:r>
      <w:r w:rsidR="007C5913">
        <w:rPr>
          <w:rFonts w:ascii="Times New Roman" w:hAnsi="Times New Roman"/>
          <w:lang w:eastAsia="x-none"/>
        </w:rPr>
        <w:t>Second</w:t>
      </w:r>
      <w:r w:rsidR="003F79C1" w:rsidRPr="002C0E60">
        <w:rPr>
          <w:rFonts w:ascii="Times New Roman" w:hAnsi="Times New Roman"/>
          <w:lang w:eastAsia="x-none"/>
        </w:rPr>
        <w:t xml:space="preserve">, we </w:t>
      </w:r>
      <w:r w:rsidR="006928C9" w:rsidRPr="002C0E60">
        <w:rPr>
          <w:rFonts w:ascii="Times New Roman" w:hAnsi="Times New Roman"/>
          <w:lang w:eastAsia="x-none"/>
        </w:rPr>
        <w:t xml:space="preserve">describe </w:t>
      </w:r>
      <w:r w:rsidR="007C5913">
        <w:rPr>
          <w:rFonts w:ascii="Times New Roman" w:hAnsi="Times New Roman"/>
          <w:lang w:eastAsia="x-none"/>
        </w:rPr>
        <w:t>a</w:t>
      </w:r>
      <w:r w:rsidR="007C5913" w:rsidRPr="002C0E60">
        <w:rPr>
          <w:rFonts w:ascii="Times New Roman" w:hAnsi="Times New Roman"/>
          <w:lang w:eastAsia="x-none"/>
        </w:rPr>
        <w:t xml:space="preserve"> </w:t>
      </w:r>
      <w:r w:rsidR="00AB3891" w:rsidRPr="002C0E60">
        <w:rPr>
          <w:rFonts w:ascii="Times New Roman" w:hAnsi="Times New Roman"/>
          <w:lang w:eastAsia="x-none"/>
        </w:rPr>
        <w:t xml:space="preserve">method </w:t>
      </w:r>
      <w:r w:rsidR="00EB4F00">
        <w:rPr>
          <w:rFonts w:ascii="Times New Roman" w:hAnsi="Times New Roman"/>
          <w:lang w:eastAsia="x-none"/>
        </w:rPr>
        <w:t>based</w:t>
      </w:r>
      <w:r w:rsidR="000712EC">
        <w:rPr>
          <w:rFonts w:ascii="Times New Roman" w:hAnsi="Times New Roman"/>
          <w:lang w:eastAsia="x-none"/>
        </w:rPr>
        <w:t xml:space="preserve"> </w:t>
      </w:r>
      <w:r w:rsidR="004A1359">
        <w:rPr>
          <w:rFonts w:ascii="Times New Roman" w:hAnsi="Times New Roman"/>
          <w:lang w:eastAsia="x-none"/>
        </w:rPr>
        <w:t>on traditional weighted regression</w:t>
      </w:r>
      <w:r w:rsidR="00DA0E98">
        <w:rPr>
          <w:rFonts w:ascii="Times New Roman" w:hAnsi="Times New Roman"/>
          <w:lang w:eastAsia="x-none"/>
        </w:rPr>
        <w:t xml:space="preserve"> (Method 2)</w:t>
      </w:r>
      <w:r w:rsidR="00192CFA" w:rsidRPr="002C0E60">
        <w:rPr>
          <w:rFonts w:ascii="Times New Roman" w:hAnsi="Times New Roman"/>
          <w:lang w:eastAsia="x-none"/>
        </w:rPr>
        <w:t xml:space="preserve">. </w:t>
      </w:r>
      <w:r w:rsidR="007C5913">
        <w:rPr>
          <w:rFonts w:ascii="Times New Roman" w:hAnsi="Times New Roman"/>
          <w:lang w:eastAsia="x-none"/>
        </w:rPr>
        <w:t>Next</w:t>
      </w:r>
      <w:r w:rsidR="003F79C1" w:rsidRPr="002C0E60">
        <w:rPr>
          <w:rFonts w:ascii="Times New Roman" w:hAnsi="Times New Roman"/>
          <w:lang w:eastAsia="x-none"/>
        </w:rPr>
        <w:t>, we</w:t>
      </w:r>
      <w:r w:rsidR="00192CFA" w:rsidRPr="002C0E60">
        <w:rPr>
          <w:rFonts w:ascii="Times New Roman" w:hAnsi="Times New Roman"/>
          <w:lang w:eastAsia="x-none"/>
        </w:rPr>
        <w:t xml:space="preserve"> combine these two methods </w:t>
      </w:r>
      <w:r w:rsidR="00376757" w:rsidRPr="002C0E60">
        <w:rPr>
          <w:rFonts w:ascii="Times New Roman" w:hAnsi="Times New Roman"/>
          <w:lang w:eastAsia="x-none"/>
        </w:rPr>
        <w:t xml:space="preserve">to </w:t>
      </w:r>
      <w:r w:rsidR="007C5913">
        <w:rPr>
          <w:rFonts w:ascii="Times New Roman" w:hAnsi="Times New Roman"/>
          <w:lang w:eastAsia="x-none"/>
        </w:rPr>
        <w:t>provide</w:t>
      </w:r>
      <w:r w:rsidR="007C5913" w:rsidRPr="002C0E60">
        <w:rPr>
          <w:rFonts w:ascii="Times New Roman" w:hAnsi="Times New Roman"/>
          <w:lang w:eastAsia="x-none"/>
        </w:rPr>
        <w:t xml:space="preserve"> </w:t>
      </w:r>
      <w:r w:rsidR="00376757" w:rsidRPr="002C0E60">
        <w:rPr>
          <w:rFonts w:ascii="Times New Roman" w:hAnsi="Times New Roman"/>
          <w:lang w:eastAsia="x-none"/>
        </w:rPr>
        <w:t xml:space="preserve">a </w:t>
      </w:r>
      <w:r w:rsidR="000712EC">
        <w:rPr>
          <w:rFonts w:ascii="Times New Roman" w:hAnsi="Times New Roman"/>
          <w:lang w:eastAsia="x-none"/>
        </w:rPr>
        <w:t xml:space="preserve">hybrid </w:t>
      </w:r>
      <w:r w:rsidR="007C5913">
        <w:rPr>
          <w:rFonts w:ascii="Times New Roman" w:hAnsi="Times New Roman"/>
          <w:lang w:eastAsia="x-none"/>
        </w:rPr>
        <w:t>method</w:t>
      </w:r>
      <w:r w:rsidR="00DA0E98">
        <w:rPr>
          <w:rFonts w:ascii="Times New Roman" w:hAnsi="Times New Roman"/>
          <w:lang w:eastAsia="x-none"/>
        </w:rPr>
        <w:t xml:space="preserve"> (Method 3)</w:t>
      </w:r>
      <w:r w:rsidR="007B0389">
        <w:rPr>
          <w:rFonts w:ascii="Times New Roman" w:hAnsi="Times New Roman"/>
          <w:lang w:eastAsia="x-none"/>
        </w:rPr>
        <w:t>. We</w:t>
      </w:r>
      <w:r w:rsidR="000712EC">
        <w:rPr>
          <w:rFonts w:ascii="Times New Roman" w:hAnsi="Times New Roman"/>
          <w:lang w:eastAsia="x-none"/>
        </w:rPr>
        <w:t xml:space="preserve"> conduct a simulation study</w:t>
      </w:r>
      <w:ins w:id="36" w:author="Shinichi Nakagawa" w:date="2022-02-13T09:00:00Z">
        <w:r w:rsidR="005633F8">
          <w:rPr>
            <w:rFonts w:ascii="Times New Roman" w:hAnsi="Times New Roman"/>
            <w:lang w:eastAsia="x-none"/>
          </w:rPr>
          <w:t xml:space="preserve"> to compare</w:t>
        </w:r>
      </w:ins>
      <w:ins w:id="37" w:author="Shinichi Nakagawa" w:date="2022-02-13T09:01:00Z">
        <w:r w:rsidR="005633F8">
          <w:rPr>
            <w:rFonts w:ascii="Times New Roman" w:hAnsi="Times New Roman"/>
            <w:lang w:eastAsia="x-none"/>
          </w:rPr>
          <w:t xml:space="preserve"> these methods to the control method (</w:t>
        </w:r>
      </w:ins>
      <w:ins w:id="38" w:author="Shinichi Nakagawa" w:date="2022-02-13T11:23:00Z">
        <w:r w:rsidR="00213147">
          <w:rPr>
            <w:rFonts w:ascii="Times New Roman" w:hAnsi="Times New Roman"/>
            <w:lang w:eastAsia="x-none"/>
          </w:rPr>
          <w:t>a standard</w:t>
        </w:r>
      </w:ins>
      <w:ins w:id="39" w:author="Shinichi Nakagawa" w:date="2022-02-13T09:01:00Z">
        <w:r w:rsidR="005633F8">
          <w:rPr>
            <w:rFonts w:ascii="Times New Roman" w:hAnsi="Times New Roman"/>
            <w:lang w:eastAsia="x-none"/>
          </w:rPr>
          <w:t xml:space="preserve"> meta-analytic </w:t>
        </w:r>
      </w:ins>
      <w:ins w:id="40" w:author="Shinichi Nakagawa" w:date="2022-02-13T11:23:00Z">
        <w:r w:rsidR="00213147">
          <w:rPr>
            <w:rFonts w:ascii="Times New Roman" w:hAnsi="Times New Roman"/>
            <w:lang w:eastAsia="x-none"/>
          </w:rPr>
          <w:t>procedure</w:t>
        </w:r>
      </w:ins>
      <w:ins w:id="41" w:author="Shinichi Nakagawa" w:date="2022-02-13T09:01:00Z">
        <w:r w:rsidR="005633F8">
          <w:rPr>
            <w:rFonts w:ascii="Times New Roman" w:hAnsi="Times New Roman"/>
            <w:lang w:eastAsia="x-none"/>
          </w:rPr>
          <w:t xml:space="preserve"> without missing SDs)</w:t>
        </w:r>
      </w:ins>
      <w:r w:rsidR="000712EC">
        <w:rPr>
          <w:rFonts w:ascii="Times New Roman" w:hAnsi="Times New Roman"/>
          <w:lang w:eastAsia="x-none"/>
        </w:rPr>
        <w:t xml:space="preserve"> </w:t>
      </w:r>
      <w:ins w:id="42" w:author="Shinichi Nakagawa" w:date="2022-02-13T09:01:00Z">
        <w:r w:rsidR="005633F8">
          <w:rPr>
            <w:rFonts w:ascii="Times New Roman" w:hAnsi="Times New Roman"/>
            <w:lang w:eastAsia="x-none"/>
          </w:rPr>
          <w:t xml:space="preserve">and </w:t>
        </w:r>
      </w:ins>
      <w:del w:id="43" w:author="Shinichi Nakagawa" w:date="2022-02-13T09:01:00Z">
        <w:r w:rsidR="000712EC" w:rsidDel="005633F8">
          <w:rPr>
            <w:rFonts w:ascii="Times New Roman" w:hAnsi="Times New Roman"/>
            <w:lang w:eastAsia="x-none"/>
          </w:rPr>
          <w:delText xml:space="preserve">to </w:delText>
        </w:r>
      </w:del>
      <w:r w:rsidR="005C5EF9">
        <w:rPr>
          <w:rFonts w:ascii="Times New Roman" w:hAnsi="Times New Roman"/>
          <w:lang w:eastAsia="x-none"/>
        </w:rPr>
        <w:t>show</w:t>
      </w:r>
      <w:ins w:id="44" w:author="Shinichi Nakagawa" w:date="2022-02-13T09:00:00Z">
        <w:r w:rsidR="005633F8">
          <w:rPr>
            <w:rFonts w:ascii="Times New Roman" w:hAnsi="Times New Roman"/>
            <w:lang w:eastAsia="x-none"/>
          </w:rPr>
          <w:t xml:space="preserve"> that</w:t>
        </w:r>
      </w:ins>
      <w:r w:rsidR="000712EC">
        <w:rPr>
          <w:rFonts w:ascii="Times New Roman" w:hAnsi="Times New Roman"/>
          <w:lang w:eastAsia="x-none"/>
        </w:rPr>
        <w:t xml:space="preserve"> </w:t>
      </w:r>
      <w:ins w:id="45" w:author="Shinichi Nakagawa" w:date="2022-02-13T08:57:00Z">
        <w:r w:rsidR="00276F12">
          <w:rPr>
            <w:rFonts w:ascii="Times New Roman" w:hAnsi="Times New Roman"/>
            <w:lang w:eastAsia="x-none"/>
          </w:rPr>
          <w:t>Method 1B</w:t>
        </w:r>
      </w:ins>
      <w:del w:id="46" w:author="Shinichi Nakagawa" w:date="2022-02-13T08:57:00Z">
        <w:r w:rsidR="00FA3EAA" w:rsidDel="00276F12">
          <w:rPr>
            <w:rFonts w:ascii="Times New Roman" w:hAnsi="Times New Roman"/>
            <w:lang w:eastAsia="x-none"/>
          </w:rPr>
          <w:delText>the</w:delText>
        </w:r>
      </w:del>
      <w:r w:rsidR="00FA3EAA">
        <w:rPr>
          <w:rFonts w:ascii="Times New Roman" w:hAnsi="Times New Roman"/>
          <w:lang w:eastAsia="x-none"/>
        </w:rPr>
        <w:t xml:space="preserve"> </w:t>
      </w:r>
      <w:del w:id="47" w:author="Shinichi Nakagawa" w:date="2022-02-13T08:57:00Z">
        <w:r w:rsidR="00FA3EAA" w:rsidDel="00276F12">
          <w:rPr>
            <w:rFonts w:ascii="Times New Roman" w:hAnsi="Times New Roman"/>
            <w:lang w:eastAsia="x-none"/>
          </w:rPr>
          <w:delText xml:space="preserve">first and simplest method </w:delText>
        </w:r>
      </w:del>
      <w:r w:rsidR="008C49B3">
        <w:rPr>
          <w:rFonts w:ascii="Times New Roman" w:hAnsi="Times New Roman"/>
          <w:lang w:eastAsia="x-none"/>
        </w:rPr>
        <w:t>performs best</w:t>
      </w:r>
      <w:ins w:id="48" w:author="Shinichi Nakagawa" w:date="2022-02-13T09:00:00Z">
        <w:r w:rsidR="00582620">
          <w:rPr>
            <w:rFonts w:ascii="Times New Roman" w:hAnsi="Times New Roman"/>
            <w:lang w:eastAsia="x-none"/>
          </w:rPr>
          <w:t xml:space="preserve">. </w:t>
        </w:r>
      </w:ins>
      <w:ins w:id="49" w:author="Shinichi Nakagawa" w:date="2022-02-13T12:24:00Z">
        <w:r w:rsidR="006B1ACB">
          <w:rPr>
            <w:rFonts w:ascii="Times New Roman" w:hAnsi="Times New Roman"/>
            <w:lang w:eastAsia="x-none"/>
          </w:rPr>
          <w:t>S</w:t>
        </w:r>
      </w:ins>
      <w:ins w:id="50" w:author="Shinichi Nakagawa" w:date="2022-02-13T08:58:00Z">
        <w:r w:rsidR="00276F12">
          <w:rPr>
            <w:rFonts w:ascii="Times New Roman" w:hAnsi="Times New Roman"/>
            <w:lang w:eastAsia="x-none"/>
          </w:rPr>
          <w:t>urprisingly, for many cases, Method 1B (</w:t>
        </w:r>
      </w:ins>
      <w:ins w:id="51" w:author="Shinichi Nakagawa" w:date="2022-02-13T09:01:00Z">
        <w:r w:rsidR="00C125E5">
          <w:rPr>
            <w:rFonts w:ascii="Times New Roman" w:hAnsi="Times New Roman"/>
            <w:lang w:eastAsia="x-none"/>
          </w:rPr>
          <w:t>and</w:t>
        </w:r>
      </w:ins>
      <w:ins w:id="52" w:author="Shinichi Nakagawa" w:date="2022-02-13T08:58:00Z">
        <w:r w:rsidR="00276F12">
          <w:rPr>
            <w:rFonts w:ascii="Times New Roman" w:hAnsi="Times New Roman"/>
            <w:lang w:eastAsia="x-none"/>
          </w:rPr>
          <w:t xml:space="preserve"> Method 2)</w:t>
        </w:r>
        <w:r w:rsidR="001D6505">
          <w:rPr>
            <w:rFonts w:ascii="Times New Roman" w:hAnsi="Times New Roman"/>
            <w:lang w:eastAsia="x-none"/>
          </w:rPr>
          <w:t xml:space="preserve"> with missing </w:t>
        </w:r>
      </w:ins>
      <w:ins w:id="53" w:author="Shinichi Nakagawa" w:date="2022-02-13T08:59:00Z">
        <w:r w:rsidR="001D6505">
          <w:rPr>
            <w:rFonts w:ascii="Times New Roman" w:hAnsi="Times New Roman"/>
            <w:lang w:eastAsia="x-none"/>
          </w:rPr>
          <w:t>SDs</w:t>
        </w:r>
      </w:ins>
      <w:ins w:id="54" w:author="Shinichi Nakagawa" w:date="2022-02-13T08:58:00Z">
        <w:r w:rsidR="00276F12">
          <w:rPr>
            <w:rFonts w:ascii="Times New Roman" w:hAnsi="Times New Roman"/>
            <w:lang w:eastAsia="x-none"/>
          </w:rPr>
          <w:t xml:space="preserve"> outperforms </w:t>
        </w:r>
      </w:ins>
      <w:ins w:id="55" w:author="Shinichi Nakagawa" w:date="2022-02-13T09:00:00Z">
        <w:r w:rsidR="00582620">
          <w:rPr>
            <w:rFonts w:ascii="Times New Roman" w:hAnsi="Times New Roman"/>
            <w:lang w:eastAsia="x-none"/>
          </w:rPr>
          <w:t xml:space="preserve">the control </w:t>
        </w:r>
        <w:r w:rsidR="00582620">
          <w:rPr>
            <w:rFonts w:ascii="Times New Roman" w:hAnsi="Times New Roman"/>
            <w:lang w:eastAsia="x-none"/>
          </w:rPr>
          <w:lastRenderedPageBreak/>
          <w:t>method without missing SDs</w:t>
        </w:r>
      </w:ins>
      <w:ins w:id="56" w:author="Shinichi Nakagawa" w:date="2022-02-13T12:25:00Z">
        <w:r w:rsidR="006B1ACB">
          <w:rPr>
            <w:rFonts w:ascii="Times New Roman" w:hAnsi="Times New Roman"/>
            <w:lang w:eastAsia="x-none"/>
          </w:rPr>
          <w:t xml:space="preserve"> (i.e., </w:t>
        </w:r>
      </w:ins>
      <w:ins w:id="57" w:author="Shinichi Nakagawa" w:date="2022-02-15T06:26:00Z">
        <w:r w:rsidR="002142A4">
          <w:rPr>
            <w:rFonts w:ascii="Times New Roman" w:hAnsi="Times New Roman"/>
            <w:lang w:eastAsia="x-none"/>
          </w:rPr>
          <w:t xml:space="preserve">full </w:t>
        </w:r>
      </w:ins>
      <w:ins w:id="58" w:author="Shinichi Nakagawa" w:date="2022-02-13T12:25:00Z">
        <w:r w:rsidR="006B1ACB">
          <w:rPr>
            <w:rFonts w:ascii="Times New Roman" w:hAnsi="Times New Roman"/>
            <w:lang w:eastAsia="x-none"/>
          </w:rPr>
          <w:t>data analysis</w:t>
        </w:r>
      </w:ins>
      <w:ins w:id="59" w:author="Shinichi Nakagawa" w:date="2022-02-13T09:00:00Z">
        <w:r w:rsidR="00582620">
          <w:rPr>
            <w:rFonts w:ascii="Times New Roman" w:hAnsi="Times New Roman"/>
            <w:lang w:eastAsia="x-none"/>
          </w:rPr>
          <w:t>).</w:t>
        </w:r>
      </w:ins>
      <w:ins w:id="60" w:author="Shinichi Nakagawa" w:date="2022-02-13T08:59:00Z">
        <w:r w:rsidR="00EC00C2">
          <w:rPr>
            <w:rFonts w:ascii="Times New Roman" w:hAnsi="Times New Roman"/>
            <w:lang w:eastAsia="x-none"/>
          </w:rPr>
          <w:t xml:space="preserve"> We</w:t>
        </w:r>
      </w:ins>
      <w:ins w:id="61" w:author="Shinichi Nakagawa" w:date="2022-02-13T08:58:00Z">
        <w:r w:rsidR="00276F12">
          <w:rPr>
            <w:rFonts w:ascii="Times New Roman" w:hAnsi="Times New Roman"/>
            <w:lang w:eastAsia="x-none"/>
          </w:rPr>
          <w:t xml:space="preserve"> </w:t>
        </w:r>
      </w:ins>
      <w:del w:id="62" w:author="Shinichi Nakagawa" w:date="2022-02-13T08:58:00Z">
        <w:r w:rsidR="008C49B3" w:rsidDel="00276F12">
          <w:rPr>
            <w:rFonts w:ascii="Times New Roman" w:hAnsi="Times New Roman"/>
            <w:lang w:eastAsia="x-none"/>
          </w:rPr>
          <w:delText>,</w:delText>
        </w:r>
        <w:r w:rsidR="000712EC" w:rsidDel="00276F12">
          <w:rPr>
            <w:rFonts w:ascii="Times New Roman" w:hAnsi="Times New Roman"/>
            <w:lang w:eastAsia="x-none"/>
          </w:rPr>
          <w:delText xml:space="preserve"> and</w:delText>
        </w:r>
      </w:del>
      <w:del w:id="63" w:author="Shinichi Nakagawa" w:date="2022-02-13T08:59:00Z">
        <w:r w:rsidR="000712EC" w:rsidDel="00EC00C2">
          <w:rPr>
            <w:rFonts w:ascii="Times New Roman" w:hAnsi="Times New Roman"/>
            <w:lang w:eastAsia="x-none"/>
          </w:rPr>
          <w:delText xml:space="preserve"> </w:delText>
        </w:r>
      </w:del>
      <w:r w:rsidR="000712EC">
        <w:rPr>
          <w:rFonts w:ascii="Times New Roman" w:hAnsi="Times New Roman"/>
          <w:lang w:eastAsia="x-none"/>
        </w:rPr>
        <w:t xml:space="preserve">make recommendations for future meta-analyses accordingly. </w:t>
      </w:r>
      <w:r w:rsidR="007B0389" w:rsidRPr="002C0E60">
        <w:rPr>
          <w:rFonts w:ascii="Times New Roman" w:hAnsi="Times New Roman"/>
          <w:lang w:eastAsia="x-none"/>
        </w:rPr>
        <w:t xml:space="preserve">We illustrate </w:t>
      </w:r>
      <w:r w:rsidR="007B0389">
        <w:rPr>
          <w:rFonts w:ascii="Times New Roman" w:hAnsi="Times New Roman"/>
          <w:lang w:eastAsia="x-none"/>
        </w:rPr>
        <w:t>these new methods</w:t>
      </w:r>
      <w:r w:rsidR="007B0389" w:rsidRPr="002C0E60">
        <w:rPr>
          <w:rFonts w:ascii="Times New Roman" w:hAnsi="Times New Roman"/>
          <w:lang w:eastAsia="x-none"/>
        </w:rPr>
        <w:t xml:space="preserve"> using the R package, </w:t>
      </w:r>
      <w:del w:id="64" w:author="Alistair Senior" w:date="2022-02-14T08:49:00Z">
        <w:r w:rsidR="007B0389" w:rsidDel="006C5CFC">
          <w:rPr>
            <w:rFonts w:ascii="Times New Roman" w:hAnsi="Times New Roman"/>
            <w:i/>
            <w:iCs/>
            <w:lang w:eastAsia="x-none"/>
          </w:rPr>
          <w:delText>metaphor</w:delText>
        </w:r>
        <w:r w:rsidR="007B0389" w:rsidDel="006C5CFC">
          <w:rPr>
            <w:rFonts w:ascii="Times New Roman" w:hAnsi="Times New Roman"/>
            <w:lang w:eastAsia="x-none"/>
          </w:rPr>
          <w:delText xml:space="preserve"> </w:delText>
        </w:r>
      </w:del>
      <w:ins w:id="65" w:author="Alistair Senior" w:date="2022-02-14T08:49:00Z">
        <w:r w:rsidR="006C5CFC">
          <w:rPr>
            <w:rFonts w:ascii="Times New Roman" w:hAnsi="Times New Roman"/>
            <w:i/>
            <w:iCs/>
            <w:lang w:eastAsia="x-none"/>
          </w:rPr>
          <w:t>metafor</w:t>
        </w:r>
        <w:r w:rsidR="006C5CFC">
          <w:rPr>
            <w:rFonts w:ascii="Times New Roman" w:hAnsi="Times New Roman"/>
            <w:lang w:eastAsia="x-none"/>
          </w:rPr>
          <w:t xml:space="preserve"> </w:t>
        </w:r>
      </w:ins>
      <w:r w:rsidR="007B0389">
        <w:rPr>
          <w:rFonts w:ascii="Times New Roman" w:hAnsi="Times New Roman"/>
          <w:lang w:eastAsia="x-none"/>
        </w:rPr>
        <w:t>(</w:t>
      </w:r>
      <w:r w:rsidR="007B0389" w:rsidRPr="002C0E60">
        <w:rPr>
          <w:rFonts w:ascii="Times New Roman" w:hAnsi="Times New Roman"/>
          <w:lang w:eastAsia="x-none"/>
        </w:rPr>
        <w:t xml:space="preserve">all relevant data and code are available </w:t>
      </w:r>
      <w:r w:rsidR="007B0389">
        <w:rPr>
          <w:rFonts w:ascii="Times New Roman" w:hAnsi="Times New Roman"/>
          <w:lang w:eastAsia="x-none"/>
        </w:rPr>
        <w:t>at XXX and Github repository: XXX)</w:t>
      </w:r>
      <w:r w:rsidR="007B0389" w:rsidRPr="002C0E60">
        <w:rPr>
          <w:rFonts w:ascii="Times New Roman" w:hAnsi="Times New Roman"/>
          <w:lang w:eastAsia="x-none"/>
        </w:rPr>
        <w:t>.</w:t>
      </w:r>
    </w:p>
    <w:p w14:paraId="1BBD67A9" w14:textId="7703D681" w:rsidR="00F20C55" w:rsidRPr="00033955" w:rsidRDefault="00F20C55" w:rsidP="00826B04">
      <w:pPr>
        <w:pStyle w:val="Heading1"/>
      </w:pPr>
      <w:r>
        <w:t>NEW STATISTICAL METHODS</w:t>
      </w:r>
    </w:p>
    <w:p w14:paraId="1CA6BCA6" w14:textId="4A64C798" w:rsidR="003C4465" w:rsidRPr="00826B04" w:rsidRDefault="009C77C5">
      <w:pPr>
        <w:pStyle w:val="Heading2"/>
        <w:spacing w:line="480" w:lineRule="auto"/>
        <w:rPr>
          <w:lang w:val="en-US"/>
        </w:rPr>
        <w:pPrChange w:id="66" w:author="Shinichi Nakagawa" w:date="2021-10-04T16:41:00Z">
          <w:pPr>
            <w:pStyle w:val="Heading2"/>
          </w:pPr>
        </w:pPrChange>
      </w:pPr>
      <w:r>
        <w:rPr>
          <w:lang w:val="en-US"/>
        </w:rPr>
        <w:t>E</w:t>
      </w:r>
      <w:del w:id="67" w:author="Alistair Senior" w:date="2022-02-14T08:49:00Z">
        <w:r w:rsidRPr="00826B04" w:rsidDel="00DC5CF9">
          <w:delText>e</w:delText>
        </w:r>
      </w:del>
      <w:r w:rsidRPr="00826B04">
        <w:t>stima</w:t>
      </w:r>
      <w:r>
        <w:rPr>
          <w:lang w:val="en-US"/>
        </w:rPr>
        <w:t xml:space="preserve">ting </w:t>
      </w:r>
      <w:r w:rsidR="00033955" w:rsidRPr="00826B04">
        <w:t>sampling variances prior to meta-analysis</w:t>
      </w:r>
      <w:r w:rsidR="00826B04">
        <w:rPr>
          <w:lang w:val="en-US"/>
        </w:rPr>
        <w:t xml:space="preserve">: </w:t>
      </w:r>
      <w:r>
        <w:rPr>
          <w:lang w:val="en-US"/>
        </w:rPr>
        <w:t>Method 1</w:t>
      </w:r>
      <w:ins w:id="68" w:author="Shinichi Nakagawa" w:date="2022-02-13T09:02:00Z">
        <w:r w:rsidR="00A05C49">
          <w:rPr>
            <w:lang w:val="en-US"/>
          </w:rPr>
          <w:t>A and 1B</w:t>
        </w:r>
      </w:ins>
    </w:p>
    <w:p w14:paraId="373FC2D8" w14:textId="1CA4F7A9" w:rsidR="00DC001D" w:rsidRPr="002C0E60" w:rsidRDefault="008D644E"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The effect size statistic, lnRR was first </w:t>
      </w:r>
      <w:r w:rsidR="000A6B64" w:rsidRPr="002C0E60">
        <w:rPr>
          <w:rFonts w:ascii="Times New Roman" w:hAnsi="Times New Roman"/>
          <w:lang w:val="en-US" w:eastAsia="x-none"/>
        </w:rPr>
        <w:t>proposed</w:t>
      </w:r>
      <w:r w:rsidRPr="002C0E60">
        <w:rPr>
          <w:rFonts w:ascii="Times New Roman" w:hAnsi="Times New Roman"/>
          <w:lang w:val="en-US" w:eastAsia="x-none"/>
        </w:rPr>
        <w:t xml:space="preserve"> by </w:t>
      </w:r>
      <w:r w:rsidR="00B551F0" w:rsidRPr="002C0E60">
        <w:rPr>
          <w:rFonts w:ascii="Times New Roman" w:hAnsi="Times New Roman"/>
          <w:lang w:val="en-US" w:eastAsia="x-none"/>
        </w:rPr>
        <w:t>Hedges et al. (</w:t>
      </w:r>
      <w:hyperlink w:anchor="_ENREF_8" w:tooltip="Hedges, 1999 #13"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1999</w:t>
        </w:r>
        <w:r w:rsidR="00032288">
          <w:rPr>
            <w:rFonts w:ascii="Times New Roman" w:hAnsi="Times New Roman"/>
            <w:lang w:val="en-US" w:eastAsia="x-none"/>
          </w:rPr>
          <w:fldChar w:fldCharType="end"/>
        </w:r>
      </w:hyperlink>
      <w:r w:rsidR="00B551F0" w:rsidRPr="002C0E60">
        <w:rPr>
          <w:rFonts w:ascii="Times New Roman" w:hAnsi="Times New Roman"/>
          <w:lang w:val="en-US" w:eastAsia="x-none"/>
        </w:rPr>
        <w:t>)</w:t>
      </w:r>
      <w:r w:rsidR="003026B1" w:rsidRPr="002C0E60">
        <w:rPr>
          <w:rFonts w:ascii="Times New Roman" w:hAnsi="Times New Roman"/>
          <w:lang w:val="en-US" w:eastAsia="x-none"/>
        </w:rPr>
        <w:t xml:space="preserve"> as follows:</w:t>
      </w:r>
      <w:r w:rsidR="009F0E25" w:rsidRPr="002C0E60">
        <w:rPr>
          <w:rFonts w:ascii="Times New Roman" w:hAnsi="Times New Roman"/>
          <w:lang w:val="en-US" w:eastAsia="x-none"/>
        </w:rPr>
        <w:t xml:space="preserve"> </w:t>
      </w:r>
    </w:p>
    <w:p w14:paraId="307A5994" w14:textId="6DD85AA1" w:rsidR="003C78EC" w:rsidRPr="002C0E60" w:rsidRDefault="003C78EC" w:rsidP="004049EE">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lnRR</m:t>
          </m:r>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2C0E60" w:rsidRDefault="00EE6BCA" w:rsidP="004049EE">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7BCE136E" w:rsidR="00FB4B16" w:rsidRPr="002C0E60" w:rsidRDefault="00EE6BCA"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where </w:t>
      </w:r>
      <w:r w:rsidR="006864F3"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1</w:t>
      </w:r>
      <w:r w:rsidR="009B218E" w:rsidRPr="002C0E60">
        <w:rPr>
          <w:rFonts w:ascii="Times New Roman" w:hAnsi="Times New Roman"/>
          <w:lang w:val="en-US" w:eastAsia="x-none"/>
        </w:rPr>
        <w:t xml:space="preserve"> and </w:t>
      </w:r>
      <w:r w:rsidR="009B218E"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2</w:t>
      </w:r>
      <w:r w:rsidR="006864F3" w:rsidRPr="002C0E60">
        <w:rPr>
          <w:rFonts w:ascii="Times New Roman" w:hAnsi="Times New Roman"/>
          <w:lang w:val="en-US" w:eastAsia="x-none"/>
        </w:rPr>
        <w:t xml:space="preserve"> </w:t>
      </w:r>
      <w:del w:id="69" w:author="Alistair Senior" w:date="2022-02-14T08:50:00Z">
        <w:r w:rsidR="006864F3" w:rsidRPr="002C0E60" w:rsidDel="00462FC2">
          <w:rPr>
            <w:rFonts w:ascii="Times New Roman" w:hAnsi="Times New Roman"/>
            <w:lang w:val="en-US" w:eastAsia="x-none"/>
          </w:rPr>
          <w:delText xml:space="preserve">are </w:delText>
        </w:r>
      </w:del>
      <w:ins w:id="70" w:author="Alistair Senior" w:date="2022-02-14T08:50:00Z">
        <w:r w:rsidR="00462FC2">
          <w:rPr>
            <w:rFonts w:ascii="Times New Roman" w:hAnsi="Times New Roman"/>
            <w:lang w:val="en-US" w:eastAsia="x-none"/>
          </w:rPr>
          <w:t>is</w:t>
        </w:r>
        <w:r w:rsidR="00462FC2" w:rsidRPr="002C0E60">
          <w:rPr>
            <w:rFonts w:ascii="Times New Roman" w:hAnsi="Times New Roman"/>
            <w:lang w:val="en-US" w:eastAsia="x-none"/>
          </w:rPr>
          <w:t xml:space="preserve"> </w:t>
        </w:r>
      </w:ins>
      <w:r w:rsidR="00DD67FA" w:rsidRPr="002C0E60">
        <w:rPr>
          <w:rFonts w:ascii="Times New Roman" w:hAnsi="Times New Roman"/>
          <w:lang w:val="en-US" w:eastAsia="x-none"/>
        </w:rPr>
        <w:t>the mean of group 1 and group 2</w:t>
      </w:r>
      <w:r w:rsidR="00B1039D">
        <w:rPr>
          <w:rFonts w:ascii="Times New Roman" w:hAnsi="Times New Roman"/>
          <w:lang w:val="en-US" w:eastAsia="x-none"/>
        </w:rPr>
        <w:t xml:space="preserve">, respectively </w:t>
      </w:r>
      <w:r w:rsidR="00DD67FA" w:rsidRPr="002C0E60">
        <w:rPr>
          <w:rFonts w:ascii="Times New Roman" w:hAnsi="Times New Roman"/>
          <w:lang w:val="en-US" w:eastAsia="x-none"/>
        </w:rPr>
        <w:t xml:space="preserve">(e.g., </w:t>
      </w:r>
      <w:r w:rsidR="004C34DB" w:rsidRPr="002C0E60">
        <w:rPr>
          <w:rFonts w:ascii="Times New Roman" w:hAnsi="Times New Roman"/>
          <w:lang w:val="en-US" w:eastAsia="x-none"/>
        </w:rPr>
        <w:t>experimental and control groups</w:t>
      </w:r>
      <w:r w:rsidR="00DD67FA" w:rsidRPr="002C0E60">
        <w:rPr>
          <w:rFonts w:ascii="Times New Roman" w:hAnsi="Times New Roman"/>
          <w:lang w:val="en-US" w:eastAsia="x-none"/>
        </w:rPr>
        <w:t>)</w:t>
      </w:r>
      <w:r w:rsidR="004C34DB" w:rsidRPr="002C0E60">
        <w:rPr>
          <w:rFonts w:ascii="Times New Roman" w:hAnsi="Times New Roman"/>
          <w:lang w:val="en-US" w:eastAsia="x-none"/>
        </w:rPr>
        <w:t xml:space="preserve">, </w:t>
      </w:r>
      <w:r w:rsidR="00324932" w:rsidRPr="002C0E60">
        <w:rPr>
          <w:rFonts w:ascii="Times New Roman" w:hAnsi="Times New Roman"/>
          <w:i/>
          <w:iCs/>
          <w:lang w:val="en-US" w:eastAsia="x-none"/>
        </w:rPr>
        <w:t>v</w:t>
      </w:r>
      <w:r w:rsidR="00324932" w:rsidRPr="002C0E60">
        <w:rPr>
          <w:rFonts w:ascii="Times New Roman" w:hAnsi="Times New Roman"/>
          <w:lang w:val="en-US" w:eastAsia="x-none"/>
        </w:rPr>
        <w:t xml:space="preserve"> represents the sampling variance,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 xml:space="preserve"> and </w:t>
      </w:r>
      <w:r w:rsidR="00453B92" w:rsidRPr="002C0E60">
        <w:rPr>
          <w:rFonts w:ascii="Times New Roman" w:hAnsi="Times New Roman"/>
          <w:i/>
          <w:iCs/>
          <w:lang w:val="en-US" w:eastAsia="x-none"/>
        </w:rPr>
        <w:t xml:space="preserve">n </w:t>
      </w:r>
      <w:del w:id="71" w:author="Alistair Senior" w:date="2022-02-14T08:50:00Z">
        <w:r w:rsidR="00453B92" w:rsidRPr="002C0E60" w:rsidDel="007D41BC">
          <w:rPr>
            <w:rFonts w:ascii="Times New Roman" w:hAnsi="Times New Roman"/>
            <w:lang w:val="en-US" w:eastAsia="x-none"/>
          </w:rPr>
          <w:delText xml:space="preserve">are </w:delText>
        </w:r>
      </w:del>
      <w:ins w:id="72" w:author="Alistair Senior" w:date="2022-02-14T08:50:00Z">
        <w:r w:rsidR="007D41BC">
          <w:rPr>
            <w:rFonts w:ascii="Times New Roman" w:hAnsi="Times New Roman"/>
            <w:lang w:val="en-US" w:eastAsia="x-none"/>
          </w:rPr>
          <w:t>is the</w:t>
        </w:r>
        <w:r w:rsidR="007D41BC" w:rsidRPr="002C0E60">
          <w:rPr>
            <w:rFonts w:ascii="Times New Roman" w:hAnsi="Times New Roman"/>
            <w:lang w:val="en-US" w:eastAsia="x-none"/>
          </w:rPr>
          <w:t xml:space="preserve"> </w:t>
        </w:r>
      </w:ins>
      <w:del w:id="73" w:author="Alistair Senior" w:date="2022-02-14T08:50:00Z">
        <w:r w:rsidR="00453B92" w:rsidRPr="002C0E60" w:rsidDel="007D41BC">
          <w:rPr>
            <w:rFonts w:ascii="Times New Roman" w:hAnsi="Times New Roman"/>
            <w:lang w:val="en-US" w:eastAsia="x-none"/>
          </w:rPr>
          <w:delText>standard deviation</w:delText>
        </w:r>
      </w:del>
      <w:ins w:id="74" w:author="Alistair Senior" w:date="2022-02-14T08:50:00Z">
        <w:r w:rsidR="007D41BC">
          <w:rPr>
            <w:rFonts w:ascii="Times New Roman" w:hAnsi="Times New Roman"/>
            <w:lang w:val="en-US" w:eastAsia="x-none"/>
          </w:rPr>
          <w:t>SD</w:t>
        </w:r>
      </w:ins>
      <w:r w:rsidR="00453B92" w:rsidRPr="002C0E60">
        <w:rPr>
          <w:rFonts w:ascii="Times New Roman" w:hAnsi="Times New Roman"/>
          <w:lang w:val="en-US" w:eastAsia="x-none"/>
        </w:rPr>
        <w:t xml:space="preserve"> and sample sizes, respectively</w:t>
      </w:r>
      <w:r w:rsidR="00B1039D">
        <w:rPr>
          <w:rFonts w:ascii="Times New Roman" w:hAnsi="Times New Roman"/>
          <w:lang w:val="en-US" w:eastAsia="x-none"/>
        </w:rPr>
        <w:t>,</w:t>
      </w:r>
      <w:r w:rsidR="00453B92" w:rsidRPr="002C0E60">
        <w:rPr>
          <w:rFonts w:ascii="Times New Roman" w:hAnsi="Times New Roman"/>
          <w:lang w:val="en-US" w:eastAsia="x-none"/>
        </w:rPr>
        <w:t xml:space="preserve"> and CV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w:t>
      </w:r>
      <w:r w:rsidR="00453B92" w:rsidRPr="002C0E60">
        <w:rPr>
          <w:rFonts w:ascii="Times New Roman" w:hAnsi="Times New Roman"/>
          <w:i/>
          <w:iCs/>
          <w:lang w:val="en-US" w:eastAsia="x-none"/>
        </w:rPr>
        <w:t>m</w:t>
      </w:r>
      <w:r w:rsidR="00453B92" w:rsidRPr="002C0E60">
        <w:rPr>
          <w:rFonts w:ascii="Times New Roman" w:hAnsi="Times New Roman"/>
          <w:lang w:val="en-US" w:eastAsia="x-none"/>
        </w:rPr>
        <w:t xml:space="preserve">) is </w:t>
      </w:r>
      <w:r w:rsidR="009B218E" w:rsidRPr="002C0E60">
        <w:rPr>
          <w:rFonts w:ascii="Times New Roman" w:hAnsi="Times New Roman"/>
          <w:lang w:val="en-US" w:eastAsia="x-none"/>
        </w:rPr>
        <w:t>the coefficient of variation</w:t>
      </w:r>
      <w:r w:rsidR="00FB4B16" w:rsidRPr="002C0E60">
        <w:rPr>
          <w:rFonts w:ascii="Times New Roman" w:hAnsi="Times New Roman"/>
          <w:lang w:val="en-US" w:eastAsia="x-none"/>
        </w:rPr>
        <w:t xml:space="preserve">. </w:t>
      </w:r>
    </w:p>
    <w:p w14:paraId="5E2A792F" w14:textId="77777777" w:rsidR="00005488" w:rsidRDefault="00005488" w:rsidP="004049EE">
      <w:pPr>
        <w:spacing w:line="480" w:lineRule="auto"/>
        <w:contextualSpacing/>
        <w:rPr>
          <w:rFonts w:ascii="Times New Roman" w:hAnsi="Times New Roman"/>
          <w:lang w:eastAsia="x-none"/>
        </w:rPr>
      </w:pPr>
    </w:p>
    <w:p w14:paraId="11A73E8C" w14:textId="05B1CA0E" w:rsidR="005A4D0A" w:rsidRPr="002C0E60" w:rsidRDefault="007B7EB3" w:rsidP="004049EE">
      <w:pPr>
        <w:spacing w:line="480" w:lineRule="auto"/>
        <w:contextualSpacing/>
        <w:rPr>
          <w:rFonts w:ascii="Times New Roman" w:hAnsi="Times New Roman"/>
          <w:lang w:eastAsia="x-none"/>
        </w:rPr>
      </w:pPr>
      <w:r w:rsidRPr="002C0E60">
        <w:rPr>
          <w:rFonts w:ascii="Times New Roman" w:hAnsi="Times New Roman"/>
          <w:lang w:eastAsia="x-none"/>
        </w:rPr>
        <w:t xml:space="preserve">Using simulation, </w:t>
      </w:r>
      <w:r w:rsidR="00FB4B16" w:rsidRPr="002C0E60">
        <w:rPr>
          <w:rFonts w:ascii="Times New Roman" w:hAnsi="Times New Roman"/>
          <w:lang w:eastAsia="x-none"/>
        </w:rPr>
        <w:t xml:space="preserve">Doncaster and Spake </w:t>
      </w:r>
      <w:r w:rsidR="0037660E" w:rsidRPr="002C0E60">
        <w:rPr>
          <w:rFonts w:ascii="Times New Roman" w:hAnsi="Times New Roman"/>
          <w:lang w:eastAsia="x-none"/>
        </w:rPr>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453B92" w:rsidRPr="002C0E60">
        <w:rPr>
          <w:rFonts w:ascii="Times New Roman" w:hAnsi="Times New Roman"/>
          <w:lang w:eastAsia="x-none"/>
        </w:rPr>
        <w:t xml:space="preserve">showed that when </w:t>
      </w:r>
      <w:r w:rsidR="00453B92" w:rsidRPr="002C0E60">
        <w:rPr>
          <w:rFonts w:ascii="Times New Roman" w:hAnsi="Times New Roman"/>
          <w:i/>
          <w:iCs/>
          <w:lang w:eastAsia="x-none"/>
        </w:rPr>
        <w:t>n</w:t>
      </w:r>
      <w:r w:rsidR="00453B92" w:rsidRPr="002C0E60">
        <w:rPr>
          <w:rFonts w:ascii="Times New Roman" w:hAnsi="Times New Roman"/>
          <w:lang w:eastAsia="x-none"/>
        </w:rPr>
        <w:t xml:space="preserve"> is small (</w:t>
      </w:r>
      <w:r w:rsidR="002B0C1D" w:rsidRPr="002C0E60">
        <w:rPr>
          <w:rFonts w:ascii="Times New Roman" w:hAnsi="Times New Roman"/>
          <w:i/>
          <w:iCs/>
          <w:lang w:eastAsia="x-none"/>
        </w:rPr>
        <w:t>n</w:t>
      </w:r>
      <w:r w:rsidR="002B0C1D" w:rsidRPr="002C0E60">
        <w:rPr>
          <w:rFonts w:ascii="Times New Roman" w:hAnsi="Times New Roman"/>
          <w:lang w:eastAsia="x-none"/>
        </w:rPr>
        <w:t xml:space="preserve"> = 3</w:t>
      </w:r>
      <w:r w:rsidR="00B1039D">
        <w:rPr>
          <w:rFonts w:ascii="Times New Roman" w:hAnsi="Times New Roman"/>
          <w:lang w:eastAsia="x-none"/>
        </w:rPr>
        <w:t>–</w:t>
      </w:r>
      <w:r w:rsidR="002B0C1D" w:rsidRPr="002C0E60">
        <w:rPr>
          <w:rFonts w:ascii="Times New Roman" w:hAnsi="Times New Roman"/>
          <w:lang w:eastAsia="x-none"/>
        </w:rPr>
        <w:t xml:space="preserve">10 observations, meaning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1</w:t>
      </w:r>
      <w:r w:rsidR="002B0C1D" w:rsidRPr="002C0E60">
        <w:rPr>
          <w:rFonts w:ascii="Times New Roman" w:hAnsi="Times New Roman"/>
          <w:lang w:val="en-US" w:eastAsia="x-none"/>
        </w:rPr>
        <w:t xml:space="preserve"> </w:t>
      </w:r>
      <w:r w:rsidR="00787F1C" w:rsidRPr="002C0E60">
        <w:rPr>
          <w:rFonts w:ascii="Times New Roman" w:hAnsi="Times New Roman"/>
          <w:lang w:val="en-US" w:eastAsia="x-none"/>
        </w:rPr>
        <w:t>+</w:t>
      </w:r>
      <w:r w:rsidR="002B0C1D" w:rsidRPr="002C0E60">
        <w:rPr>
          <w:rFonts w:ascii="Times New Roman" w:hAnsi="Times New Roman"/>
          <w:lang w:val="en-US" w:eastAsia="x-none"/>
        </w:rPr>
        <w:t xml:space="preserve">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2</w:t>
      </w:r>
      <w:r w:rsidR="00787F1C" w:rsidRPr="002C0E60">
        <w:rPr>
          <w:rFonts w:ascii="Times New Roman" w:hAnsi="Times New Roman"/>
          <w:lang w:eastAsia="x-none"/>
        </w:rPr>
        <w:t xml:space="preserve"> = 6</w:t>
      </w:r>
      <w:r w:rsidR="00B1039D">
        <w:rPr>
          <w:rFonts w:ascii="Times New Roman" w:hAnsi="Times New Roman"/>
          <w:lang w:eastAsia="x-none"/>
        </w:rPr>
        <w:t>–</w:t>
      </w:r>
      <w:r w:rsidR="00787F1C" w:rsidRPr="002C0E60">
        <w:rPr>
          <w:rFonts w:ascii="Times New Roman" w:hAnsi="Times New Roman"/>
          <w:lang w:eastAsia="x-none"/>
        </w:rPr>
        <w:t>20)</w:t>
      </w:r>
      <w:r w:rsidR="00453B92" w:rsidRPr="002C0E60">
        <w:rPr>
          <w:rFonts w:ascii="Times New Roman" w:hAnsi="Times New Roman"/>
          <w:lang w:eastAsia="x-none"/>
        </w:rPr>
        <w:t xml:space="preserve">, </w:t>
      </w:r>
      <w:r w:rsidR="00543FDD">
        <w:rPr>
          <w:rFonts w:ascii="Times New Roman" w:hAnsi="Times New Roman"/>
          <w:lang w:eastAsia="x-none"/>
        </w:rPr>
        <w:t xml:space="preserve">the </w:t>
      </w:r>
      <w:r w:rsidR="009A2E0D" w:rsidRPr="002C0E60">
        <w:rPr>
          <w:rFonts w:ascii="Times New Roman" w:hAnsi="Times New Roman"/>
          <w:lang w:eastAsia="x-none"/>
        </w:rPr>
        <w:t xml:space="preserve">sampling variance of lnRR </w:t>
      </w:r>
      <w:r w:rsidR="00543FDD">
        <w:rPr>
          <w:rFonts w:ascii="Times New Roman" w:hAnsi="Times New Roman"/>
          <w:lang w:eastAsia="x-none"/>
        </w:rPr>
        <w:t xml:space="preserve">using Equation 2 </w:t>
      </w:r>
      <w:r w:rsidR="009A2E0D" w:rsidRPr="002C0E60">
        <w:rPr>
          <w:rFonts w:ascii="Times New Roman" w:hAnsi="Times New Roman"/>
          <w:lang w:eastAsia="x-none"/>
        </w:rPr>
        <w:t>is underestimated by 15</w:t>
      </w:r>
      <w:r w:rsidR="00B1039D">
        <w:rPr>
          <w:rFonts w:ascii="Times New Roman" w:hAnsi="Times New Roman"/>
          <w:lang w:eastAsia="x-none"/>
        </w:rPr>
        <w:t>–</w:t>
      </w:r>
      <w:r w:rsidR="009A2E0D" w:rsidRPr="002C0E60">
        <w:rPr>
          <w:rFonts w:ascii="Times New Roman" w:hAnsi="Times New Roman"/>
          <w:lang w:eastAsia="x-none"/>
        </w:rPr>
        <w:t>20%</w:t>
      </w:r>
      <w:r w:rsidR="00F70511" w:rsidRPr="002C0E60">
        <w:rPr>
          <w:rFonts w:ascii="Times New Roman" w:hAnsi="Times New Roman"/>
          <w:lang w:eastAsia="x-none"/>
        </w:rPr>
        <w:t xml:space="preserve">, </w:t>
      </w:r>
      <w:r w:rsidR="00543FDD">
        <w:rPr>
          <w:rFonts w:ascii="Times New Roman" w:hAnsi="Times New Roman"/>
          <w:lang w:eastAsia="x-none"/>
        </w:rPr>
        <w:t>with consequences for</w:t>
      </w:r>
      <w:r w:rsidR="00543FDD" w:rsidRPr="002C0E60">
        <w:rPr>
          <w:rFonts w:ascii="Times New Roman" w:hAnsi="Times New Roman"/>
          <w:lang w:eastAsia="x-none"/>
        </w:rPr>
        <w:t xml:space="preserve"> </w:t>
      </w:r>
      <w:r w:rsidR="00F70511" w:rsidRPr="002C0E60">
        <w:rPr>
          <w:rFonts w:ascii="Times New Roman" w:hAnsi="Times New Roman"/>
          <w:lang w:eastAsia="x-none"/>
        </w:rPr>
        <w:t xml:space="preserve">the accuracy and </w:t>
      </w:r>
      <w:r w:rsidR="00CC0054" w:rsidRPr="002C0E60">
        <w:rPr>
          <w:rFonts w:ascii="Times New Roman" w:hAnsi="Times New Roman"/>
          <w:lang w:eastAsia="x-none"/>
        </w:rPr>
        <w:t xml:space="preserve">precision of </w:t>
      </w:r>
      <w:r w:rsidR="00543FDD">
        <w:rPr>
          <w:rFonts w:ascii="Times New Roman" w:hAnsi="Times New Roman"/>
          <w:lang w:eastAsia="x-none"/>
        </w:rPr>
        <w:t>the</w:t>
      </w:r>
      <w:r w:rsidR="00543FDD" w:rsidRPr="002C0E60">
        <w:rPr>
          <w:rFonts w:ascii="Times New Roman" w:hAnsi="Times New Roman"/>
          <w:lang w:eastAsia="x-none"/>
        </w:rPr>
        <w:t xml:space="preserve"> </w:t>
      </w:r>
      <w:r w:rsidR="00CC0054" w:rsidRPr="002C0E60">
        <w:rPr>
          <w:rFonts w:ascii="Times New Roman" w:hAnsi="Times New Roman"/>
          <w:lang w:eastAsia="x-none"/>
        </w:rPr>
        <w:t>overall mean estimate (i.e.</w:t>
      </w:r>
      <w:r w:rsidR="008A3CBA">
        <w:rPr>
          <w:rFonts w:ascii="Times New Roman" w:hAnsi="Times New Roman"/>
          <w:lang w:eastAsia="x-none"/>
        </w:rPr>
        <w:t>,</w:t>
      </w:r>
      <w:r w:rsidR="00CC0054" w:rsidRPr="002C0E60">
        <w:rPr>
          <w:rFonts w:ascii="Times New Roman" w:hAnsi="Times New Roman"/>
          <w:lang w:eastAsia="x-none"/>
        </w:rPr>
        <w:t xml:space="preserve"> meta-analytic mean)</w:t>
      </w:r>
      <w:r w:rsidR="00324932" w:rsidRPr="002C0E60">
        <w:rPr>
          <w:rFonts w:ascii="Times New Roman" w:hAnsi="Times New Roman"/>
          <w:lang w:eastAsia="x-none"/>
        </w:rPr>
        <w:t xml:space="preserve">. This is because </w:t>
      </w:r>
      <w:r w:rsidR="009F2C84" w:rsidRPr="002C0E60">
        <w:rPr>
          <w:rFonts w:ascii="Times New Roman" w:hAnsi="Times New Roman"/>
          <w:lang w:eastAsia="x-none"/>
        </w:rPr>
        <w:t xml:space="preserve">when </w:t>
      </w:r>
      <w:r w:rsidR="003A4575" w:rsidRPr="002C0E60">
        <w:rPr>
          <w:rFonts w:ascii="Times New Roman" w:hAnsi="Times New Roman"/>
          <w:lang w:eastAsia="x-none"/>
        </w:rPr>
        <w:t>sampl</w:t>
      </w:r>
      <w:r w:rsidR="003A4575">
        <w:rPr>
          <w:rFonts w:ascii="Times New Roman" w:hAnsi="Times New Roman"/>
          <w:lang w:eastAsia="x-none"/>
        </w:rPr>
        <w:t>e</w:t>
      </w:r>
      <w:r w:rsidR="003A4575" w:rsidRPr="002C0E60">
        <w:rPr>
          <w:rFonts w:ascii="Times New Roman" w:hAnsi="Times New Roman"/>
          <w:lang w:eastAsia="x-none"/>
        </w:rPr>
        <w:t xml:space="preserve"> </w:t>
      </w:r>
      <w:r w:rsidR="009F2C84" w:rsidRPr="002C0E60">
        <w:rPr>
          <w:rFonts w:ascii="Times New Roman" w:hAnsi="Times New Roman"/>
          <w:lang w:eastAsia="x-none"/>
        </w:rPr>
        <w:t>size</w:t>
      </w:r>
      <w:r w:rsidR="003A4575">
        <w:rPr>
          <w:rFonts w:ascii="Times New Roman" w:hAnsi="Times New Roman"/>
          <w:lang w:eastAsia="x-none"/>
        </w:rPr>
        <w:t>s are</w:t>
      </w:r>
      <w:r w:rsidR="009F2C84" w:rsidRPr="002C0E60">
        <w:rPr>
          <w:rFonts w:ascii="Times New Roman" w:hAnsi="Times New Roman"/>
          <w:lang w:eastAsia="x-none"/>
        </w:rPr>
        <w:t xml:space="preserve"> small, SDs</w:t>
      </w:r>
      <w:r w:rsidR="003A4575">
        <w:rPr>
          <w:rFonts w:ascii="Times New Roman" w:hAnsi="Times New Roman"/>
          <w:lang w:eastAsia="x-none"/>
        </w:rPr>
        <w:t xml:space="preserve"> themselves</w:t>
      </w:r>
      <w:r w:rsidR="009F2C84" w:rsidRPr="002C0E60">
        <w:rPr>
          <w:rFonts w:ascii="Times New Roman" w:hAnsi="Times New Roman"/>
          <w:lang w:eastAsia="x-none"/>
        </w:rPr>
        <w:t xml:space="preserve"> </w:t>
      </w:r>
      <w:r w:rsidR="003A4575">
        <w:rPr>
          <w:rFonts w:ascii="Times New Roman" w:hAnsi="Times New Roman"/>
          <w:lang w:eastAsia="x-none"/>
        </w:rPr>
        <w:t>can be</w:t>
      </w:r>
      <w:r w:rsidR="00034685" w:rsidRPr="002C0E60">
        <w:rPr>
          <w:rFonts w:ascii="Times New Roman" w:hAnsi="Times New Roman"/>
          <w:lang w:eastAsia="x-none"/>
        </w:rPr>
        <w:t xml:space="preserve"> </w:t>
      </w:r>
      <w:r w:rsidR="009F2C84" w:rsidRPr="002C0E60">
        <w:rPr>
          <w:rFonts w:ascii="Times New Roman" w:hAnsi="Times New Roman"/>
          <w:lang w:eastAsia="x-none"/>
        </w:rPr>
        <w:t>underestimated</w:t>
      </w:r>
      <w:r w:rsidR="003A4575">
        <w:rPr>
          <w:rFonts w:ascii="Times New Roman" w:hAnsi="Times New Roman"/>
          <w:lang w:eastAsia="x-none"/>
        </w:rPr>
        <w:t xml:space="preserve"> </w:t>
      </w:r>
      <w:r w:rsidR="003A4575" w:rsidRPr="002C0E60">
        <w:rPr>
          <w:rFonts w:ascii="Times New Roman" w:hAnsi="Times New Roman"/>
          <w:lang w:eastAsia="x-none"/>
        </w:rPr>
        <w:t>(in Equation 2)</w:t>
      </w:r>
      <w:r w:rsidR="00034685" w:rsidRPr="002C0E60">
        <w:rPr>
          <w:rFonts w:ascii="Times New Roman" w:hAnsi="Times New Roman"/>
          <w:lang w:eastAsia="x-none"/>
        </w:rPr>
        <w:t xml:space="preserve">. To correct for this bias, they propose </w:t>
      </w:r>
      <w:r w:rsidR="003E0847">
        <w:rPr>
          <w:rFonts w:ascii="Times New Roman" w:hAnsi="Times New Roman"/>
          <w:lang w:eastAsia="x-none"/>
        </w:rPr>
        <w:t>using</w:t>
      </w:r>
      <w:r w:rsidR="00034685" w:rsidRPr="002C0E60">
        <w:rPr>
          <w:rFonts w:ascii="Times New Roman" w:hAnsi="Times New Roman"/>
          <w:lang w:eastAsia="x-none"/>
        </w:rPr>
        <w:t xml:space="preserve"> </w:t>
      </w:r>
      <w:r w:rsidR="001F57E6" w:rsidRPr="002C0E60">
        <w:rPr>
          <w:rFonts w:ascii="Times New Roman" w:hAnsi="Times New Roman"/>
          <w:lang w:eastAsia="x-none"/>
        </w:rPr>
        <w:t>the following</w:t>
      </w:r>
      <w:r w:rsidR="00B650DF" w:rsidRPr="002C0E60">
        <w:rPr>
          <w:rFonts w:ascii="Times New Roman" w:hAnsi="Times New Roman"/>
          <w:lang w:eastAsia="x-none"/>
        </w:rPr>
        <w:t xml:space="preserve"> as the sampling variance </w:t>
      </w:r>
      <w:r w:rsidR="003E0847">
        <w:rPr>
          <w:rFonts w:ascii="Times New Roman" w:hAnsi="Times New Roman"/>
          <w:lang w:eastAsia="x-none"/>
        </w:rPr>
        <w:t>for</w:t>
      </w:r>
      <w:r w:rsidR="003E0847" w:rsidRPr="002C0E60">
        <w:rPr>
          <w:rFonts w:ascii="Times New Roman" w:hAnsi="Times New Roman"/>
          <w:lang w:eastAsia="x-none"/>
        </w:rPr>
        <w:t xml:space="preserve"> </w:t>
      </w:r>
      <w:r w:rsidR="00B650DF" w:rsidRPr="002C0E60">
        <w:rPr>
          <w:rFonts w:ascii="Times New Roman" w:hAnsi="Times New Roman"/>
          <w:lang w:eastAsia="x-none"/>
        </w:rPr>
        <w:t>lnRR,</w:t>
      </w:r>
      <w:r w:rsidR="001F57E6" w:rsidRPr="002C0E60">
        <w:rPr>
          <w:rFonts w:ascii="Times New Roman" w:hAnsi="Times New Roman"/>
          <w:lang w:eastAsia="x-none"/>
        </w:rPr>
        <w:t xml:space="preserve"> instead of Equation 2:</w:t>
      </w:r>
    </w:p>
    <w:p w14:paraId="06CB493F" w14:textId="3280F530" w:rsidR="003A2FEA" w:rsidRPr="002C0E60" w:rsidRDefault="00032288" w:rsidP="001F231A">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r>
            <m:rPr>
              <m:nor/>
            </m:rPr>
            <w:rPr>
              <w:rFonts w:ascii="Times New Roman" w:hAnsi="Times New Roman"/>
            </w:rPr>
            <m:t>lnRR</m:t>
          </m: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(3)</m:t>
          </m:r>
        </m:oMath>
      </m:oMathPara>
    </w:p>
    <w:p w14:paraId="3ED063CC" w14:textId="5125C92E" w:rsidR="00424642" w:rsidRDefault="00B17DA3" w:rsidP="001F231A">
      <w:pPr>
        <w:spacing w:line="480" w:lineRule="auto"/>
        <w:contextualSpacing/>
        <w:rPr>
          <w:rFonts w:ascii="Times New Roman" w:hAnsi="Times New Roman"/>
          <w:lang w:eastAsia="x-none"/>
        </w:rPr>
      </w:pPr>
      <w:ins w:id="75" w:author="Shinichi Nakagawa" w:date="2022-02-13T10:59:00Z">
        <w:r>
          <w:rPr>
            <w:rFonts w:ascii="Times New Roman" w:hAnsi="Times New Roman"/>
            <w:lang w:val="en-US" w:eastAsia="x-none"/>
          </w:rPr>
          <w:t>w</w:t>
        </w:r>
      </w:ins>
      <w:del w:id="76" w:author="Shinichi Nakagawa" w:date="2022-02-13T10:59:00Z">
        <w:r w:rsidR="001863EC" w:rsidRPr="002C0E60" w:rsidDel="00B17DA3">
          <w:rPr>
            <w:rFonts w:ascii="Times New Roman" w:hAnsi="Times New Roman"/>
            <w:lang w:val="en-US" w:eastAsia="x-none"/>
          </w:rPr>
          <w:delText>W</w:delText>
        </w:r>
      </w:del>
      <w:r w:rsidR="00B650DF" w:rsidRPr="002C0E60">
        <w:rPr>
          <w:rFonts w:ascii="Times New Roman" w:hAnsi="Times New Roman"/>
          <w:lang w:val="en-US" w:eastAsia="x-none"/>
        </w:rPr>
        <w:t>here</w:t>
      </w:r>
      <w:r w:rsidR="001863EC" w:rsidRPr="002C0E60">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2C0E60">
        <w:rPr>
          <w:rFonts w:ascii="Times New Roman" w:hAnsi="Times New Roman"/>
          <w:lang w:val="en-US" w:eastAsia="x-none"/>
        </w:rPr>
        <w:t xml:space="preserve"> </w:t>
      </w:r>
      <w:r w:rsidR="009A6233" w:rsidRPr="002C0E60">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2C0E60">
        <w:rPr>
          <w:rFonts w:ascii="Times New Roman" w:hAnsi="Times New Roman"/>
          <w:lang w:val="en-US" w:eastAsia="x-none"/>
        </w:rPr>
        <w:t xml:space="preserve"> are </w:t>
      </w:r>
      <w:r w:rsidR="001D4ADD" w:rsidRPr="002C0E60">
        <w:rPr>
          <w:rFonts w:ascii="Times New Roman" w:hAnsi="Times New Roman"/>
          <w:lang w:val="en-US" w:eastAsia="x-none"/>
        </w:rPr>
        <w:t xml:space="preserve">from </w:t>
      </w:r>
      <w:commentRangeStart w:id="77"/>
      <w:r w:rsidR="001D4ADD" w:rsidRPr="002C0E60">
        <w:rPr>
          <w:rFonts w:ascii="Times New Roman" w:hAnsi="Times New Roman"/>
          <w:lang w:val="en-US" w:eastAsia="x-none"/>
        </w:rPr>
        <w:t xml:space="preserve">the </w:t>
      </w:r>
      <w:r w:rsidR="001D4ADD" w:rsidRPr="002C0E60">
        <w:rPr>
          <w:rFonts w:ascii="Times New Roman" w:hAnsi="Times New Roman"/>
          <w:i/>
          <w:iCs/>
          <w:lang w:val="en-US" w:eastAsia="x-none"/>
        </w:rPr>
        <w:t>i</w:t>
      </w:r>
      <w:r w:rsidR="001D4ADD" w:rsidRPr="002C0E60">
        <w:rPr>
          <w:rFonts w:ascii="Times New Roman" w:hAnsi="Times New Roman"/>
          <w:lang w:val="en-US" w:eastAsia="x-none"/>
        </w:rPr>
        <w:t xml:space="preserve">th </w:t>
      </w:r>
      <w:r w:rsidR="00115F6D" w:rsidRPr="002C0E60">
        <w:rPr>
          <w:rFonts w:ascii="Times New Roman" w:hAnsi="Times New Roman"/>
          <w:lang w:val="en-US" w:eastAsia="x-none"/>
        </w:rPr>
        <w:t>effect size (study</w:t>
      </w:r>
      <w:r w:rsidR="00243186" w:rsidRPr="002C0E60">
        <w:rPr>
          <w:rFonts w:ascii="Times New Roman" w:hAnsi="Times New Roman"/>
          <w:lang w:val="en-US" w:eastAsia="x-none"/>
        </w:rPr>
        <w:t xml:space="preserve">; </w:t>
      </w:r>
      <w:r w:rsidR="00243186" w:rsidRPr="002C0E60">
        <w:rPr>
          <w:rFonts w:ascii="Times New Roman" w:hAnsi="Times New Roman"/>
          <w:i/>
          <w:iCs/>
        </w:rPr>
        <w:t>i</w:t>
      </w:r>
      <w:r w:rsidR="00243186" w:rsidRPr="002C0E60">
        <w:rPr>
          <w:rFonts w:ascii="Times New Roman" w:hAnsi="Times New Roman"/>
        </w:rPr>
        <w:t xml:space="preserve"> = 1, 2, …, </w:t>
      </w:r>
      <w:r w:rsidR="00243186" w:rsidRPr="002C0E60">
        <w:rPr>
          <w:rFonts w:ascii="Times New Roman" w:hAnsi="Times New Roman"/>
          <w:i/>
          <w:iCs/>
        </w:rPr>
        <w:t>N</w:t>
      </w:r>
      <w:r w:rsidR="006B601D" w:rsidRPr="002C0E60">
        <w:rPr>
          <w:rFonts w:ascii="Times New Roman" w:hAnsi="Times New Roman"/>
          <w:i/>
          <w:iCs/>
          <w:vertAlign w:val="subscript"/>
        </w:rPr>
        <w:t xml:space="preserve">study </w:t>
      </w:r>
      <w:r w:rsidR="006B601D" w:rsidRPr="002C0E60">
        <w:rPr>
          <w:rFonts w:ascii="Times New Roman" w:hAnsi="Times New Roman"/>
          <w:lang w:val="en-US" w:eastAsia="x-none"/>
        </w:rPr>
        <w:t xml:space="preserve">= </w:t>
      </w:r>
      <w:r w:rsidR="005F60C9" w:rsidRPr="002C0E60">
        <w:rPr>
          <w:rFonts w:ascii="Times New Roman" w:hAnsi="Times New Roman"/>
          <w:i/>
          <w:iCs/>
        </w:rPr>
        <w:t>N</w:t>
      </w:r>
      <w:r w:rsidR="005F60C9" w:rsidRPr="002C0E60">
        <w:rPr>
          <w:rFonts w:ascii="Times New Roman" w:hAnsi="Times New Roman"/>
          <w:i/>
          <w:iCs/>
          <w:vertAlign w:val="subscript"/>
        </w:rPr>
        <w:t>effect-size</w:t>
      </w:r>
      <w:r w:rsidR="0022743C">
        <w:rPr>
          <w:rFonts w:ascii="Times New Roman" w:hAnsi="Times New Roman"/>
          <w:lang w:val="en-US" w:eastAsia="x-none"/>
        </w:rPr>
        <w:t xml:space="preserve">, </w:t>
      </w:r>
      <w:r w:rsidR="008F4809" w:rsidRPr="002C0E60">
        <w:rPr>
          <w:rFonts w:ascii="Times New Roman" w:hAnsi="Times New Roman"/>
          <w:lang w:val="en-US" w:eastAsia="x-none"/>
        </w:rPr>
        <w:t xml:space="preserve">as we assume </w:t>
      </w:r>
      <w:r w:rsidR="005F60C9" w:rsidRPr="002C0E60">
        <w:rPr>
          <w:rFonts w:ascii="Times New Roman" w:hAnsi="Times New Roman"/>
          <w:i/>
          <w:iCs/>
        </w:rPr>
        <w:t>N</w:t>
      </w:r>
      <w:r w:rsidR="005F60C9" w:rsidRPr="002C0E60">
        <w:rPr>
          <w:rFonts w:ascii="Times New Roman" w:hAnsi="Times New Roman"/>
          <w:i/>
          <w:iCs/>
          <w:vertAlign w:val="subscript"/>
        </w:rPr>
        <w:t>study</w:t>
      </w:r>
      <w:r w:rsidR="005F60C9" w:rsidRPr="002C0E60">
        <w:rPr>
          <w:rFonts w:ascii="Times New Roman" w:hAnsi="Times New Roman"/>
          <w:lang w:val="en-US" w:eastAsia="x-none"/>
        </w:rPr>
        <w:t xml:space="preserve"> </w:t>
      </w:r>
      <w:r w:rsidR="008F4809" w:rsidRPr="002C0E60">
        <w:rPr>
          <w:rFonts w:ascii="Times New Roman" w:hAnsi="Times New Roman"/>
          <w:lang w:val="en-US" w:eastAsia="x-none"/>
        </w:rPr>
        <w:t>is independent)</w:t>
      </w:r>
      <w:commentRangeEnd w:id="77"/>
      <w:r w:rsidR="005B5C80">
        <w:rPr>
          <w:rStyle w:val="CommentReference"/>
        </w:rPr>
        <w:commentReference w:id="77"/>
      </w:r>
      <w:r w:rsidR="007349D2" w:rsidRPr="002C0E60">
        <w:rPr>
          <w:rFonts w:ascii="Times New Roman" w:hAnsi="Times New Roman"/>
          <w:lang w:val="en-US" w:eastAsia="x-none"/>
        </w:rPr>
        <w:t xml:space="preserve"> and note that this formula uses the</w:t>
      </w:r>
      <w:r w:rsidR="00543FDD">
        <w:rPr>
          <w:rFonts w:ascii="Times New Roman" w:hAnsi="Times New Roman"/>
          <w:lang w:val="en-US" w:eastAsia="x-none"/>
        </w:rPr>
        <w:t xml:space="preserve"> cross-study</w:t>
      </w:r>
      <w:r w:rsidR="007349D2" w:rsidRPr="002C0E60">
        <w:rPr>
          <w:rFonts w:ascii="Times New Roman" w:hAnsi="Times New Roman"/>
          <w:lang w:val="en-US" w:eastAsia="x-none"/>
        </w:rPr>
        <w:t xml:space="preserve"> average of CV</w:t>
      </w:r>
      <w:r w:rsidR="007349D2" w:rsidRPr="002C0E60">
        <w:rPr>
          <w:rFonts w:ascii="Times New Roman" w:hAnsi="Times New Roman"/>
          <w:vertAlign w:val="superscript"/>
          <w:lang w:val="en-US" w:eastAsia="x-none"/>
        </w:rPr>
        <w:t>2</w:t>
      </w:r>
      <w:r w:rsidR="007349D2" w:rsidRPr="002C0E60">
        <w:rPr>
          <w:rFonts w:ascii="Times New Roman" w:hAnsi="Times New Roman"/>
          <w:lang w:val="en-US" w:eastAsia="x-none"/>
        </w:rPr>
        <w:t xml:space="preserve"> rather than </w:t>
      </w:r>
      <w:r w:rsidR="00543FDD">
        <w:rPr>
          <w:rFonts w:ascii="Times New Roman" w:hAnsi="Times New Roman"/>
          <w:lang w:val="en-US" w:eastAsia="x-none"/>
        </w:rPr>
        <w:t>study-wise</w:t>
      </w:r>
      <w:r w:rsidR="007349D2" w:rsidRPr="002C0E60">
        <w:rPr>
          <w:rFonts w:ascii="Times New Roman" w:hAnsi="Times New Roman"/>
          <w:lang w:val="en-US" w:eastAsia="x-none"/>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543FDD">
        <w:rPr>
          <w:rFonts w:ascii="Times New Roman" w:hAnsi="Times New Roman"/>
          <w:lang w:val="en-US" w:eastAsia="x-none"/>
        </w:rPr>
        <w:t xml:space="preserve">, </w:t>
      </w:r>
      <w:r w:rsidR="00910565" w:rsidRPr="002C0E60">
        <w:rPr>
          <w:rFonts w:ascii="Times New Roman" w:hAnsi="Times New Roman"/>
          <w:lang w:val="en-US" w:eastAsia="x-none"/>
        </w:rPr>
        <w:t>which could be underestimated when sample size is small</w:t>
      </w:r>
      <w:r w:rsidR="00A95E0B" w:rsidRPr="002C0E60">
        <w:rPr>
          <w:rFonts w:ascii="Times New Roman" w:hAnsi="Times New Roman"/>
          <w:lang w:val="en-US" w:eastAsia="x-none"/>
        </w:rPr>
        <w:t>.</w:t>
      </w:r>
      <w:r w:rsidR="00DF663E" w:rsidRPr="002C0E60">
        <w:rPr>
          <w:rFonts w:ascii="Times New Roman" w:hAnsi="Times New Roman"/>
          <w:lang w:val="en-US" w:eastAsia="x-none"/>
        </w:rPr>
        <w:t xml:space="preserve"> </w:t>
      </w:r>
      <w:r w:rsidR="00DF663E" w:rsidRPr="002C0E60">
        <w:rPr>
          <w:rFonts w:ascii="Times New Roman" w:hAnsi="Times New Roman"/>
          <w:lang w:eastAsia="x-none"/>
        </w:rPr>
        <w:t xml:space="preserve">Doncaster and Spake </w:t>
      </w:r>
      <w:r w:rsidR="0037660E" w:rsidRPr="002C0E60">
        <w:rPr>
          <w:rFonts w:ascii="Times New Roman" w:hAnsi="Times New Roman"/>
          <w:lang w:eastAsia="x-none"/>
        </w:rPr>
        <w:lastRenderedPageBreak/>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75308E" w:rsidRPr="002C0E60">
        <w:rPr>
          <w:rFonts w:ascii="Times New Roman" w:hAnsi="Times New Roman"/>
          <w:lang w:eastAsia="x-none"/>
        </w:rPr>
        <w:t>demonstrated</w:t>
      </w:r>
      <w:r w:rsidR="00DF663E" w:rsidRPr="002C0E60">
        <w:rPr>
          <w:rFonts w:ascii="Times New Roman" w:hAnsi="Times New Roman"/>
          <w:lang w:eastAsia="x-none"/>
        </w:rPr>
        <w:t xml:space="preserve"> </w:t>
      </w:r>
      <w:r w:rsidR="00081AB1">
        <w:rPr>
          <w:rFonts w:ascii="Times New Roman" w:hAnsi="Times New Roman"/>
          <w:lang w:eastAsia="x-none"/>
        </w:rPr>
        <w:t>that the</w:t>
      </w:r>
      <w:r w:rsidR="00081AB1" w:rsidRPr="002C0E60">
        <w:rPr>
          <w:rFonts w:ascii="Times New Roman" w:hAnsi="Times New Roman"/>
          <w:lang w:eastAsia="x-none"/>
        </w:rPr>
        <w:t xml:space="preserve"> </w:t>
      </w:r>
      <w:r w:rsidR="00DF663E" w:rsidRPr="002C0E60">
        <w:rPr>
          <w:rFonts w:ascii="Times New Roman" w:hAnsi="Times New Roman"/>
          <w:lang w:eastAsia="x-none"/>
        </w:rPr>
        <w:t xml:space="preserve">use of </w:t>
      </w:r>
      <w:r w:rsidR="00365A14">
        <w:rPr>
          <w:rFonts w:ascii="Times New Roman" w:hAnsi="Times New Roman"/>
          <w:lang w:eastAsia="x-none"/>
        </w:rPr>
        <w:t>Equation</w:t>
      </w:r>
      <w:r w:rsidR="00365A14" w:rsidRPr="002C0E60">
        <w:rPr>
          <w:rFonts w:ascii="Times New Roman" w:hAnsi="Times New Roman"/>
          <w:lang w:eastAsia="x-none"/>
        </w:rPr>
        <w:t xml:space="preserve"> </w:t>
      </w:r>
      <w:r w:rsidR="00081AB1">
        <w:rPr>
          <w:rFonts w:ascii="Times New Roman" w:hAnsi="Times New Roman"/>
          <w:lang w:eastAsia="x-none"/>
        </w:rPr>
        <w:t xml:space="preserve">3 </w:t>
      </w:r>
      <w:r w:rsidR="00DF663E" w:rsidRPr="002C0E60">
        <w:rPr>
          <w:rFonts w:ascii="Times New Roman" w:hAnsi="Times New Roman"/>
          <w:lang w:eastAsia="x-none"/>
        </w:rPr>
        <w:t xml:space="preserve">substantially reduced </w:t>
      </w:r>
      <w:r w:rsidR="001A2C40" w:rsidRPr="002C0E60">
        <w:rPr>
          <w:rFonts w:ascii="Times New Roman" w:hAnsi="Times New Roman"/>
          <w:lang w:eastAsia="x-none"/>
        </w:rPr>
        <w:t>the</w:t>
      </w:r>
      <w:r w:rsidR="00491150" w:rsidRPr="002C0E60">
        <w:rPr>
          <w:rFonts w:ascii="Times New Roman" w:hAnsi="Times New Roman"/>
          <w:lang w:eastAsia="x-none"/>
        </w:rPr>
        <w:t xml:space="preserve"> </w:t>
      </w:r>
      <w:r w:rsidR="00E77499" w:rsidRPr="002C0E60">
        <w:rPr>
          <w:rFonts w:ascii="Times New Roman" w:hAnsi="Times New Roman"/>
          <w:lang w:eastAsia="x-none"/>
        </w:rPr>
        <w:t xml:space="preserve">bias in sampling </w:t>
      </w:r>
      <w:r w:rsidR="001A2C40" w:rsidRPr="002C0E60">
        <w:rPr>
          <w:rFonts w:ascii="Times New Roman" w:hAnsi="Times New Roman"/>
          <w:lang w:eastAsia="x-none"/>
        </w:rPr>
        <w:t>variance</w:t>
      </w:r>
      <w:r w:rsidR="0047360A" w:rsidRPr="002C0E60">
        <w:rPr>
          <w:rFonts w:ascii="Times New Roman" w:hAnsi="Times New Roman"/>
          <w:lang w:eastAsia="x-none"/>
        </w:rPr>
        <w:t>,</w:t>
      </w:r>
      <w:r w:rsidR="001A2C40" w:rsidRPr="002C0E60">
        <w:rPr>
          <w:rFonts w:ascii="Times New Roman" w:hAnsi="Times New Roman"/>
          <w:lang w:eastAsia="x-none"/>
        </w:rPr>
        <w:t xml:space="preserve"> improving </w:t>
      </w:r>
      <w:r w:rsidR="0047360A" w:rsidRPr="002C0E60">
        <w:rPr>
          <w:rFonts w:ascii="Times New Roman" w:hAnsi="Times New Roman"/>
          <w:lang w:eastAsia="x-none"/>
        </w:rPr>
        <w:t xml:space="preserve">the overall </w:t>
      </w:r>
      <w:r w:rsidR="004F0419">
        <w:rPr>
          <w:rFonts w:ascii="Times New Roman" w:hAnsi="Times New Roman"/>
          <w:lang w:eastAsia="x-none"/>
        </w:rPr>
        <w:t xml:space="preserve">(meta-analytic) </w:t>
      </w:r>
      <w:r w:rsidR="00081AB1">
        <w:rPr>
          <w:rFonts w:ascii="Times New Roman" w:hAnsi="Times New Roman"/>
          <w:lang w:eastAsia="x-none"/>
        </w:rPr>
        <w:t xml:space="preserve">mean </w:t>
      </w:r>
      <w:r w:rsidR="00F0412A" w:rsidRPr="002C0E60">
        <w:rPr>
          <w:rFonts w:ascii="Times New Roman" w:hAnsi="Times New Roman"/>
          <w:lang w:eastAsia="x-none"/>
        </w:rPr>
        <w:t>estimate</w:t>
      </w:r>
      <w:r w:rsidR="00DF663E" w:rsidRPr="002C0E60">
        <w:rPr>
          <w:rFonts w:ascii="Times New Roman" w:hAnsi="Times New Roman"/>
          <w:lang w:eastAsia="x-none"/>
        </w:rPr>
        <w:t>.</w:t>
      </w:r>
      <w:r w:rsidR="00FE6447" w:rsidRPr="002C0E60">
        <w:rPr>
          <w:rFonts w:ascii="Times New Roman" w:hAnsi="Times New Roman"/>
          <w:lang w:eastAsia="x-none"/>
        </w:rPr>
        <w:t xml:space="preserve"> </w:t>
      </w:r>
      <w:r w:rsidR="0088489D" w:rsidRPr="002C0E60">
        <w:rPr>
          <w:rFonts w:ascii="Times New Roman" w:hAnsi="Times New Roman"/>
          <w:lang w:eastAsia="x-none"/>
        </w:rPr>
        <w:t xml:space="preserve">This </w:t>
      </w:r>
      <w:r w:rsidR="0015039C">
        <w:rPr>
          <w:rFonts w:ascii="Times New Roman" w:hAnsi="Times New Roman"/>
          <w:lang w:eastAsia="x-none"/>
        </w:rPr>
        <w:t>seems</w:t>
      </w:r>
      <w:r w:rsidR="0088489D" w:rsidRPr="002C0E60">
        <w:rPr>
          <w:rFonts w:ascii="Times New Roman" w:hAnsi="Times New Roman"/>
          <w:lang w:eastAsia="x-none"/>
        </w:rPr>
        <w:t xml:space="preserve"> intuitive </w:t>
      </w:r>
      <w:r w:rsidR="00321427">
        <w:rPr>
          <w:rFonts w:ascii="Times New Roman" w:hAnsi="Times New Roman"/>
          <w:lang w:eastAsia="x-none"/>
        </w:rPr>
        <w:t>because</w:t>
      </w:r>
      <w:r w:rsidR="0088489D" w:rsidRPr="002C0E60">
        <w:rPr>
          <w:rFonts w:ascii="Times New Roman" w:hAnsi="Times New Roman"/>
          <w:lang w:eastAsia="x-none"/>
        </w:rPr>
        <w:t xml:space="preserve"> </w:t>
      </w:r>
      <w:r w:rsidR="00BC1CFF">
        <w:rPr>
          <w:rFonts w:ascii="Times New Roman" w:hAnsi="Times New Roman"/>
          <w:lang w:eastAsia="x-none"/>
        </w:rPr>
        <w:t>when SD is poorly estimated, the average CV (or CV</w:t>
      </w:r>
      <w:r w:rsidR="00BC1CFF" w:rsidRPr="002C0E60">
        <w:rPr>
          <w:rFonts w:ascii="Times New Roman" w:hAnsi="Times New Roman"/>
          <w:vertAlign w:val="superscript"/>
          <w:lang w:val="en-US" w:eastAsia="x-none"/>
        </w:rPr>
        <w:t>2</w:t>
      </w:r>
      <w:r w:rsidR="00BC1CFF">
        <w:rPr>
          <w:rFonts w:ascii="Times New Roman" w:hAnsi="Times New Roman"/>
          <w:lang w:eastAsia="x-none"/>
        </w:rPr>
        <w:t xml:space="preserve">) </w:t>
      </w:r>
      <w:del w:id="78" w:author="Alistair Senior" w:date="2022-02-14T08:56:00Z">
        <w:r w:rsidR="00BC1CFF" w:rsidDel="00E82CC1">
          <w:rPr>
            <w:rFonts w:ascii="Times New Roman" w:hAnsi="Times New Roman"/>
            <w:lang w:eastAsia="x-none"/>
          </w:rPr>
          <w:delText xml:space="preserve">can </w:delText>
        </w:r>
      </w:del>
      <w:ins w:id="79" w:author="Alistair Senior" w:date="2022-02-14T08:56:00Z">
        <w:r w:rsidR="00E82CC1">
          <w:rPr>
            <w:rFonts w:ascii="Times New Roman" w:hAnsi="Times New Roman"/>
            <w:lang w:eastAsia="x-none"/>
          </w:rPr>
          <w:t xml:space="preserve">may well </w:t>
        </w:r>
      </w:ins>
      <w:r w:rsidR="00BC1CFF">
        <w:rPr>
          <w:rFonts w:ascii="Times New Roman" w:hAnsi="Times New Roman"/>
          <w:lang w:eastAsia="x-none"/>
        </w:rPr>
        <w:t xml:space="preserve">be </w:t>
      </w:r>
      <w:r w:rsidR="004F0419">
        <w:rPr>
          <w:rFonts w:ascii="Times New Roman" w:hAnsi="Times New Roman"/>
          <w:lang w:eastAsia="x-none"/>
        </w:rPr>
        <w:t>a good substitution assuming CV stays fair</w:t>
      </w:r>
      <w:ins w:id="80" w:author="Alistair Senior" w:date="2022-02-14T08:56:00Z">
        <w:r w:rsidR="00E82CC1">
          <w:rPr>
            <w:rFonts w:ascii="Times New Roman" w:hAnsi="Times New Roman"/>
            <w:lang w:eastAsia="x-none"/>
          </w:rPr>
          <w:t>ly</w:t>
        </w:r>
      </w:ins>
      <w:r w:rsidR="004F0419">
        <w:rPr>
          <w:rFonts w:ascii="Times New Roman" w:hAnsi="Times New Roman"/>
          <w:lang w:eastAsia="x-none"/>
        </w:rPr>
        <w:t xml:space="preserve"> constant </w:t>
      </w:r>
      <w:r w:rsidR="00BD59BC" w:rsidRPr="002C0E60">
        <w:rPr>
          <w:rFonts w:ascii="Times New Roman" w:hAnsi="Times New Roman"/>
          <w:lang w:eastAsia="x-none"/>
        </w:rPr>
        <w:t>(</w:t>
      </w:r>
      <w:r w:rsidR="004F0419">
        <w:rPr>
          <w:rFonts w:ascii="Times New Roman" w:hAnsi="Times New Roman"/>
          <w:lang w:eastAsia="x-none"/>
        </w:rPr>
        <w:t xml:space="preserve">cf. </w:t>
      </w:r>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r w:rsidR="00BD59BC" w:rsidRPr="002C0E60">
        <w:rPr>
          <w:rFonts w:ascii="Times New Roman" w:hAnsi="Times New Roman"/>
          <w:lang w:eastAsia="x-none"/>
        </w:rPr>
        <w:t xml:space="preserve">). </w:t>
      </w:r>
      <w:r w:rsidR="00FE6447" w:rsidRPr="002C0E60">
        <w:rPr>
          <w:rFonts w:ascii="Times New Roman" w:hAnsi="Times New Roman"/>
          <w:lang w:eastAsia="x-none"/>
        </w:rPr>
        <w:t xml:space="preserve">Notably, </w:t>
      </w:r>
      <w:r w:rsidR="00321427" w:rsidRPr="002C0E60">
        <w:rPr>
          <w:rFonts w:ascii="Times New Roman" w:hAnsi="Times New Roman"/>
          <w:lang w:eastAsia="x-none"/>
        </w:rPr>
        <w:t xml:space="preserve">Doncaster and Spake </w:t>
      </w:r>
      <w:r w:rsidR="003D5EDA" w:rsidRPr="002C0E60">
        <w:rPr>
          <w:rFonts w:ascii="Times New Roman" w:hAnsi="Times New Roman"/>
          <w:lang w:eastAsia="x-none"/>
        </w:rPr>
        <w:t xml:space="preserve">also </w:t>
      </w:r>
      <w:r w:rsidR="00543FDD">
        <w:rPr>
          <w:rFonts w:ascii="Times New Roman" w:hAnsi="Times New Roman"/>
          <w:lang w:eastAsia="x-none"/>
        </w:rPr>
        <w:t>suggested</w:t>
      </w:r>
      <w:r w:rsidR="00543FDD" w:rsidRPr="002C0E60">
        <w:rPr>
          <w:rFonts w:ascii="Times New Roman" w:hAnsi="Times New Roman"/>
          <w:lang w:eastAsia="x-none"/>
        </w:rPr>
        <w:t xml:space="preserve"> </w:t>
      </w:r>
      <w:r w:rsidR="003D5EDA" w:rsidRPr="002C0E60">
        <w:rPr>
          <w:rFonts w:ascii="Times New Roman" w:hAnsi="Times New Roman"/>
          <w:lang w:eastAsia="x-none"/>
        </w:rPr>
        <w:t xml:space="preserve">this formula </w:t>
      </w:r>
      <w:r w:rsidR="00543FDD">
        <w:rPr>
          <w:rFonts w:ascii="Times New Roman" w:hAnsi="Times New Roman"/>
          <w:lang w:eastAsia="x-none"/>
        </w:rPr>
        <w:t>could</w:t>
      </w:r>
      <w:r w:rsidR="00543FDD" w:rsidRPr="002C0E60">
        <w:rPr>
          <w:rFonts w:ascii="Times New Roman" w:hAnsi="Times New Roman"/>
          <w:lang w:eastAsia="x-none"/>
        </w:rPr>
        <w:t xml:space="preserve"> </w:t>
      </w:r>
      <w:r w:rsidR="003D5EDA" w:rsidRPr="002C0E60">
        <w:rPr>
          <w:rFonts w:ascii="Times New Roman" w:hAnsi="Times New Roman"/>
          <w:lang w:eastAsia="x-none"/>
        </w:rPr>
        <w:t>be used when SDs are missing from some studies</w:t>
      </w:r>
      <w:r w:rsidR="00822B3F">
        <w:rPr>
          <w:rFonts w:ascii="Times New Roman" w:hAnsi="Times New Roman"/>
          <w:lang w:eastAsia="x-none"/>
        </w:rPr>
        <w:t>,</w:t>
      </w:r>
      <w:r w:rsidR="003D5EDA" w:rsidRPr="002C0E60">
        <w:rPr>
          <w:rFonts w:ascii="Times New Roman" w:hAnsi="Times New Roman"/>
          <w:lang w:eastAsia="x-none"/>
        </w:rPr>
        <w:t xml:space="preserve"> although </w:t>
      </w:r>
      <w:r w:rsidR="00F0412A" w:rsidRPr="002C0E60">
        <w:rPr>
          <w:rFonts w:ascii="Times New Roman" w:hAnsi="Times New Roman"/>
          <w:lang w:eastAsia="x-none"/>
        </w:rPr>
        <w:t>this possibility was not</w:t>
      </w:r>
      <w:ins w:id="81" w:author="Alistair Senior" w:date="2022-02-14T08:57:00Z">
        <w:r w:rsidR="00236FB0">
          <w:rPr>
            <w:rFonts w:ascii="Times New Roman" w:hAnsi="Times New Roman"/>
            <w:lang w:eastAsia="x-none"/>
          </w:rPr>
          <w:t xml:space="preserve"> statistically</w:t>
        </w:r>
      </w:ins>
      <w:r w:rsidR="00F0412A" w:rsidRPr="002C0E60">
        <w:rPr>
          <w:rFonts w:ascii="Times New Roman" w:hAnsi="Times New Roman"/>
          <w:lang w:eastAsia="x-none"/>
        </w:rPr>
        <w:t xml:space="preserve"> investigated.</w:t>
      </w:r>
      <w:del w:id="82" w:author="Alistair Senior" w:date="2022-02-14T08:57:00Z">
        <w:r w:rsidR="00F0412A" w:rsidRPr="002C0E60" w:rsidDel="00236FB0">
          <w:rPr>
            <w:rFonts w:ascii="Times New Roman" w:hAnsi="Times New Roman"/>
            <w:lang w:eastAsia="x-none"/>
          </w:rPr>
          <w:delText xml:space="preserve"> </w:delText>
        </w:r>
      </w:del>
    </w:p>
    <w:p w14:paraId="675EEFEC" w14:textId="77777777" w:rsidR="004F0419" w:rsidRPr="002C0E60" w:rsidRDefault="004F0419" w:rsidP="001F231A">
      <w:pPr>
        <w:spacing w:line="480" w:lineRule="auto"/>
        <w:contextualSpacing/>
        <w:rPr>
          <w:rFonts w:ascii="Times New Roman" w:hAnsi="Times New Roman"/>
          <w:lang w:val="en-US" w:eastAsia="x-none"/>
        </w:rPr>
      </w:pPr>
    </w:p>
    <w:p w14:paraId="669DDD6B" w14:textId="227D30D7" w:rsidR="00D77E91" w:rsidRPr="002C0E60" w:rsidRDefault="00A95E0B" w:rsidP="001F231A">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Here we propose two improvements to </w:t>
      </w:r>
      <w:r w:rsidR="00321427">
        <w:rPr>
          <w:rFonts w:ascii="Times New Roman" w:hAnsi="Times New Roman"/>
          <w:lang w:val="en-US" w:eastAsia="x-none"/>
        </w:rPr>
        <w:t>Equation 3</w:t>
      </w:r>
      <w:r w:rsidRPr="002C0E60">
        <w:rPr>
          <w:rFonts w:ascii="Times New Roman" w:hAnsi="Times New Roman"/>
          <w:lang w:val="en-US" w:eastAsia="x-none"/>
        </w:rPr>
        <w:t xml:space="preserve">. </w:t>
      </w:r>
      <w:r w:rsidR="0092237D" w:rsidRPr="002C0E60">
        <w:rPr>
          <w:rFonts w:ascii="Times New Roman" w:hAnsi="Times New Roman"/>
          <w:lang w:val="en-US" w:eastAsia="x-none"/>
        </w:rPr>
        <w:t>L</w:t>
      </w:r>
      <w:r w:rsidR="004B2CEE" w:rsidRPr="002C0E60">
        <w:rPr>
          <w:rFonts w:ascii="Times New Roman" w:hAnsi="Times New Roman"/>
          <w:lang w:val="en-US" w:eastAsia="x-none"/>
        </w:rPr>
        <w:t xml:space="preserve">ajeunesse (2015) conducted </w:t>
      </w:r>
      <w:r w:rsidR="008F049E" w:rsidRPr="002C0E60">
        <w:rPr>
          <w:rFonts w:ascii="Times New Roman" w:hAnsi="Times New Roman"/>
          <w:lang w:val="en-US" w:eastAsia="x-none"/>
        </w:rPr>
        <w:t xml:space="preserve">a simulation study to show </w:t>
      </w:r>
      <w:r w:rsidR="007564C3" w:rsidRPr="002C0E60">
        <w:rPr>
          <w:rFonts w:ascii="Times New Roman" w:hAnsi="Times New Roman"/>
          <w:lang w:val="en-US" w:eastAsia="x-none"/>
        </w:rPr>
        <w:t xml:space="preserve">that Equation 1 and 2 </w:t>
      </w:r>
      <w:r w:rsidR="008E1074" w:rsidRPr="002C0E60">
        <w:rPr>
          <w:rFonts w:ascii="Times New Roman" w:hAnsi="Times New Roman"/>
          <w:lang w:val="en-US" w:eastAsia="x-none"/>
        </w:rPr>
        <w:t>are both biased</w:t>
      </w:r>
      <w:r w:rsidR="007564C3" w:rsidRPr="002C0E60">
        <w:rPr>
          <w:rFonts w:ascii="Times New Roman" w:hAnsi="Times New Roman"/>
          <w:lang w:val="en-US" w:eastAsia="x-none"/>
        </w:rPr>
        <w:t xml:space="preserve"> </w:t>
      </w:r>
      <w:r w:rsidR="00FF6413" w:rsidRPr="002C0E60">
        <w:rPr>
          <w:rFonts w:ascii="Times New Roman" w:hAnsi="Times New Roman"/>
          <w:lang w:val="en-US" w:eastAsia="x-none"/>
        </w:rPr>
        <w:t>when sample size is small</w:t>
      </w:r>
      <w:r w:rsidR="00C51E87" w:rsidRPr="002C0E60">
        <w:rPr>
          <w:rFonts w:ascii="Times New Roman" w:hAnsi="Times New Roman"/>
          <w:lang w:val="en-US" w:eastAsia="x-none"/>
        </w:rPr>
        <w:t xml:space="preserve">; even when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1</w:t>
      </w:r>
      <w:r w:rsidR="00C51E87" w:rsidRPr="002C0E60">
        <w:rPr>
          <w:rFonts w:ascii="Times New Roman" w:hAnsi="Times New Roman"/>
          <w:lang w:val="en-US" w:eastAsia="x-none"/>
        </w:rPr>
        <w:t xml:space="preserve"> +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2</w:t>
      </w:r>
      <w:r w:rsidR="00C51E87" w:rsidRPr="002C0E60">
        <w:rPr>
          <w:rFonts w:ascii="Times New Roman" w:hAnsi="Times New Roman"/>
          <w:lang w:eastAsia="x-none"/>
        </w:rPr>
        <w:t xml:space="preserve"> = 32, </w:t>
      </w:r>
      <w:r w:rsidR="00F72642" w:rsidRPr="002C0E60">
        <w:rPr>
          <w:rFonts w:ascii="Times New Roman" w:hAnsi="Times New Roman"/>
          <w:lang w:eastAsia="x-none"/>
        </w:rPr>
        <w:t>such</w:t>
      </w:r>
      <w:r w:rsidR="008E1074" w:rsidRPr="002C0E60">
        <w:rPr>
          <w:rFonts w:ascii="Times New Roman" w:hAnsi="Times New Roman"/>
          <w:lang w:eastAsia="x-none"/>
        </w:rPr>
        <w:t xml:space="preserve"> </w:t>
      </w:r>
      <w:r w:rsidR="00832B94" w:rsidRPr="002C0E60">
        <w:rPr>
          <w:rFonts w:ascii="Times New Roman" w:hAnsi="Times New Roman"/>
          <w:lang w:eastAsia="x-none"/>
        </w:rPr>
        <w:t>bias</w:t>
      </w:r>
      <w:r w:rsidR="00F72642" w:rsidRPr="002C0E60">
        <w:rPr>
          <w:rFonts w:ascii="Times New Roman" w:hAnsi="Times New Roman"/>
          <w:lang w:eastAsia="x-none"/>
        </w:rPr>
        <w:t>es</w:t>
      </w:r>
      <w:r w:rsidR="00832B94" w:rsidRPr="002C0E60">
        <w:rPr>
          <w:rFonts w:ascii="Times New Roman" w:hAnsi="Times New Roman"/>
          <w:lang w:eastAsia="x-none"/>
        </w:rPr>
        <w:t xml:space="preserve"> </w:t>
      </w:r>
      <w:r w:rsidR="00081AB1">
        <w:rPr>
          <w:rFonts w:ascii="Times New Roman" w:hAnsi="Times New Roman"/>
          <w:lang w:eastAsia="x-none"/>
        </w:rPr>
        <w:t>were</w:t>
      </w:r>
      <w:r w:rsidR="00081AB1" w:rsidRPr="002C0E60">
        <w:rPr>
          <w:rFonts w:ascii="Times New Roman" w:hAnsi="Times New Roman"/>
          <w:lang w:eastAsia="x-none"/>
        </w:rPr>
        <w:t xml:space="preserve"> </w:t>
      </w:r>
      <w:r w:rsidR="00F72642" w:rsidRPr="002C0E60">
        <w:rPr>
          <w:rFonts w:ascii="Times New Roman" w:hAnsi="Times New Roman"/>
          <w:lang w:eastAsia="x-none"/>
        </w:rPr>
        <w:t>still</w:t>
      </w:r>
      <w:r w:rsidR="00832B94" w:rsidRPr="002C0E60">
        <w:rPr>
          <w:rFonts w:ascii="Times New Roman" w:hAnsi="Times New Roman"/>
          <w:lang w:eastAsia="x-none"/>
        </w:rPr>
        <w:t xml:space="preserve"> su</w:t>
      </w:r>
      <w:r w:rsidR="004F6C43" w:rsidRPr="002C0E60">
        <w:rPr>
          <w:rFonts w:ascii="Times New Roman" w:hAnsi="Times New Roman"/>
          <w:lang w:eastAsia="x-none"/>
        </w:rPr>
        <w:t>bstantial</w:t>
      </w:r>
      <w:r w:rsidR="00D77E91" w:rsidRPr="002C0E60">
        <w:rPr>
          <w:rFonts w:ascii="Times New Roman" w:hAnsi="Times New Roman"/>
          <w:lang w:val="en-US" w:eastAsia="x-none"/>
        </w:rPr>
        <w:t>. Lajeunesse (</w:t>
      </w:r>
      <w:hyperlink w:anchor="_ENREF_15" w:tooltip="Lajeunesse, 2015 #8"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2015</w:t>
        </w:r>
        <w:r w:rsidR="00032288">
          <w:rPr>
            <w:rFonts w:ascii="Times New Roman" w:hAnsi="Times New Roman"/>
            <w:lang w:val="en-US" w:eastAsia="x-none"/>
          </w:rPr>
          <w:fldChar w:fldCharType="end"/>
        </w:r>
      </w:hyperlink>
      <w:r w:rsidR="00D77E91" w:rsidRPr="002C0E60">
        <w:rPr>
          <w:rFonts w:ascii="Times New Roman" w:hAnsi="Times New Roman"/>
          <w:lang w:val="en-US" w:eastAsia="x-none"/>
        </w:rPr>
        <w:t xml:space="preserve">) showed </w:t>
      </w:r>
      <w:r w:rsidR="004C6E45" w:rsidRPr="002C0E60">
        <w:rPr>
          <w:rFonts w:ascii="Times New Roman" w:hAnsi="Times New Roman"/>
          <w:lang w:val="en-US" w:eastAsia="x-none"/>
        </w:rPr>
        <w:t xml:space="preserve">the following </w:t>
      </w:r>
      <w:r w:rsidR="003A3A80" w:rsidRPr="002C0E60">
        <w:rPr>
          <w:rFonts w:ascii="Times New Roman" w:hAnsi="Times New Roman"/>
          <w:lang w:val="en-US" w:eastAsia="x-none"/>
        </w:rPr>
        <w:t>estimators</w:t>
      </w:r>
      <w:r w:rsidR="00F2531B" w:rsidRPr="002C0E60">
        <w:rPr>
          <w:rFonts w:ascii="Times New Roman" w:hAnsi="Times New Roman"/>
          <w:lang w:val="en-US" w:eastAsia="x-none"/>
        </w:rPr>
        <w:t xml:space="preserve"> – based on the second-order Taylor expansion – </w:t>
      </w:r>
      <w:r w:rsidR="004C6E45" w:rsidRPr="002C0E60">
        <w:rPr>
          <w:rFonts w:ascii="Times New Roman" w:hAnsi="Times New Roman"/>
          <w:lang w:val="en-US" w:eastAsia="x-none"/>
        </w:rPr>
        <w:t xml:space="preserve">can reduce </w:t>
      </w:r>
      <w:r w:rsidR="00F72642" w:rsidRPr="002C0E60">
        <w:rPr>
          <w:rFonts w:ascii="Times New Roman" w:hAnsi="Times New Roman"/>
          <w:lang w:val="en-US" w:eastAsia="x-none"/>
        </w:rPr>
        <w:t>these</w:t>
      </w:r>
      <w:r w:rsidR="004C6E45" w:rsidRPr="002C0E60">
        <w:rPr>
          <w:rFonts w:ascii="Times New Roman" w:hAnsi="Times New Roman"/>
          <w:lang w:val="en-US" w:eastAsia="x-none"/>
        </w:rPr>
        <w:t xml:space="preserve"> bias</w:t>
      </w:r>
      <w:r w:rsidR="00F72642" w:rsidRPr="002C0E60">
        <w:rPr>
          <w:rFonts w:ascii="Times New Roman" w:hAnsi="Times New Roman"/>
          <w:lang w:val="en-US" w:eastAsia="x-none"/>
        </w:rPr>
        <w:t>es</w:t>
      </w:r>
      <w:r w:rsidR="007A2704" w:rsidRPr="002C0E60">
        <w:rPr>
          <w:rFonts w:ascii="Times New Roman" w:hAnsi="Times New Roman"/>
          <w:lang w:val="en-US" w:eastAsia="x-none"/>
        </w:rPr>
        <w:t xml:space="preserve"> (see also </w:t>
      </w:r>
      <w:hyperlink w:anchor="_ENREF_27" w:tooltip="Senior, 2020 #9" w:history="1">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 </w:instrText>
        </w:r>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EN.CITE.DATA </w:instrText>
        </w:r>
        <w:r w:rsidR="00032288">
          <w:rPr>
            <w:rFonts w:ascii="Times New Roman" w:hAnsi="Times New Roman"/>
            <w:lang w:val="en-US" w:eastAsia="x-none"/>
          </w:rPr>
        </w:r>
        <w:r w:rsidR="00032288">
          <w:rPr>
            <w:rFonts w:ascii="Times New Roman" w:hAnsi="Times New Roman"/>
            <w:lang w:val="en-US" w:eastAsia="x-none"/>
          </w:rPr>
          <w:fldChar w:fldCharType="end"/>
        </w:r>
        <w:r w:rsidR="00032288">
          <w:rPr>
            <w:rFonts w:ascii="Times New Roman" w:hAnsi="Times New Roman"/>
            <w:lang w:val="en-US" w:eastAsia="x-none"/>
          </w:rPr>
          <w:fldChar w:fldCharType="separate"/>
        </w:r>
        <w:r w:rsidR="00032288">
          <w:rPr>
            <w:rFonts w:ascii="Times New Roman" w:hAnsi="Times New Roman"/>
            <w:noProof/>
            <w:lang w:val="en-US" w:eastAsia="x-none"/>
          </w:rPr>
          <w:t>Senior</w:t>
        </w:r>
        <w:r w:rsidR="00032288" w:rsidRPr="00E91FEE">
          <w:rPr>
            <w:rFonts w:ascii="Times New Roman" w:hAnsi="Times New Roman"/>
            <w:i/>
            <w:noProof/>
            <w:lang w:val="en-US" w:eastAsia="x-none"/>
          </w:rPr>
          <w:t xml:space="preserve"> et al.</w:t>
        </w:r>
        <w:r w:rsidR="00032288">
          <w:rPr>
            <w:rFonts w:ascii="Times New Roman" w:hAnsi="Times New Roman"/>
            <w:noProof/>
            <w:lang w:val="en-US" w:eastAsia="x-none"/>
          </w:rPr>
          <w:t xml:space="preserve"> 2020</w:t>
        </w:r>
        <w:r w:rsidR="00032288">
          <w:rPr>
            <w:rFonts w:ascii="Times New Roman" w:hAnsi="Times New Roman"/>
            <w:lang w:val="en-US" w:eastAsia="x-none"/>
          </w:rPr>
          <w:fldChar w:fldCharType="end"/>
        </w:r>
      </w:hyperlink>
      <w:r w:rsidR="007A2704" w:rsidRPr="002C0E60">
        <w:rPr>
          <w:rFonts w:ascii="Times New Roman" w:hAnsi="Times New Roman"/>
          <w:lang w:val="en-US" w:eastAsia="x-none"/>
        </w:rPr>
        <w:t>)</w:t>
      </w:r>
      <w:r w:rsidR="004C6E45" w:rsidRPr="002C0E60">
        <w:rPr>
          <w:rFonts w:ascii="Times New Roman" w:hAnsi="Times New Roman"/>
          <w:lang w:val="en-US" w:eastAsia="x-none"/>
        </w:rPr>
        <w:t>:</w:t>
      </w:r>
    </w:p>
    <w:p w14:paraId="4DE3AF95" w14:textId="489E002A" w:rsidR="007A2704" w:rsidRPr="002C0E60" w:rsidRDefault="007A2704"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2C0E60" w:rsidRDefault="00743B7D" w:rsidP="00202643">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334D0561" w:rsidR="00A95E0B" w:rsidRDefault="00D77E91" w:rsidP="00202643">
      <w:pPr>
        <w:spacing w:line="480" w:lineRule="auto"/>
        <w:contextualSpacing/>
        <w:rPr>
          <w:rFonts w:ascii="Times New Roman" w:hAnsi="Times New Roman"/>
          <w:lang w:eastAsia="x-none"/>
        </w:rPr>
      </w:pPr>
      <w:r w:rsidRPr="002C0E60">
        <w:rPr>
          <w:rFonts w:ascii="Times New Roman" w:hAnsi="Times New Roman"/>
          <w:lang w:val="en-US" w:eastAsia="x-none"/>
        </w:rPr>
        <w:t xml:space="preserve">Therefore, </w:t>
      </w:r>
      <w:r w:rsidRPr="002C0E60">
        <w:rPr>
          <w:rFonts w:ascii="Times New Roman" w:hAnsi="Times New Roman"/>
          <w:lang w:eastAsia="x-none"/>
        </w:rPr>
        <w:t xml:space="preserve">Doncaster and Spake’s </w:t>
      </w:r>
      <w:r w:rsidR="00F9209C" w:rsidRPr="002C0E60">
        <w:rPr>
          <w:rFonts w:ascii="Times New Roman" w:hAnsi="Times New Roman"/>
          <w:lang w:eastAsia="x-none"/>
        </w:rPr>
        <w:t>variance estimator</w:t>
      </w:r>
      <w:r w:rsidR="002C7E15" w:rsidRPr="002C0E60">
        <w:rPr>
          <w:rFonts w:ascii="Times New Roman" w:hAnsi="Times New Roman"/>
          <w:lang w:eastAsia="x-none"/>
        </w:rPr>
        <w:t xml:space="preserve"> (Equation 3)</w:t>
      </w:r>
      <w:r w:rsidR="007A2704" w:rsidRPr="002C0E60">
        <w:rPr>
          <w:rFonts w:ascii="Times New Roman" w:hAnsi="Times New Roman"/>
          <w:lang w:eastAsia="x-none"/>
        </w:rPr>
        <w:t xml:space="preserve"> can </w:t>
      </w:r>
      <w:r w:rsidR="00822B3F">
        <w:rPr>
          <w:rFonts w:ascii="Times New Roman" w:hAnsi="Times New Roman"/>
          <w:lang w:eastAsia="x-none"/>
        </w:rPr>
        <w:t xml:space="preserve">be </w:t>
      </w:r>
      <w:r w:rsidR="002C7E15" w:rsidRPr="002C0E60">
        <w:rPr>
          <w:rFonts w:ascii="Times New Roman" w:hAnsi="Times New Roman"/>
          <w:lang w:eastAsia="x-none"/>
        </w:rPr>
        <w:t xml:space="preserve">further </w:t>
      </w:r>
      <w:r w:rsidR="007A2704" w:rsidRPr="002C0E60">
        <w:rPr>
          <w:rFonts w:ascii="Times New Roman" w:hAnsi="Times New Roman"/>
          <w:lang w:eastAsia="x-none"/>
        </w:rPr>
        <w:t>im</w:t>
      </w:r>
      <w:r w:rsidR="00ED04FE" w:rsidRPr="002C0E60">
        <w:rPr>
          <w:rFonts w:ascii="Times New Roman" w:hAnsi="Times New Roman"/>
          <w:lang w:eastAsia="x-none"/>
        </w:rPr>
        <w:t xml:space="preserve">proved </w:t>
      </w:r>
      <w:r w:rsidR="002C7E15" w:rsidRPr="002C0E60">
        <w:rPr>
          <w:rFonts w:ascii="Times New Roman" w:hAnsi="Times New Roman"/>
          <w:lang w:eastAsia="x-none"/>
        </w:rPr>
        <w:t xml:space="preserve">by using Equation </w:t>
      </w:r>
      <w:r w:rsidR="007564C3" w:rsidRPr="002C0E60">
        <w:rPr>
          <w:rFonts w:ascii="Times New Roman" w:hAnsi="Times New Roman"/>
          <w:lang w:eastAsia="x-none"/>
        </w:rPr>
        <w:t>5</w:t>
      </w:r>
      <w:r w:rsidR="00822B3F">
        <w:rPr>
          <w:rFonts w:ascii="Times New Roman" w:hAnsi="Times New Roman"/>
          <w:lang w:eastAsia="x-none"/>
        </w:rPr>
        <w:t>.</w:t>
      </w:r>
      <w:r w:rsidR="007564C3" w:rsidRPr="002C0E60">
        <w:rPr>
          <w:rFonts w:ascii="Times New Roman" w:hAnsi="Times New Roman"/>
          <w:lang w:eastAsia="x-none"/>
        </w:rPr>
        <w:t xml:space="preserve"> Also,</w:t>
      </w:r>
      <w:r w:rsidR="00ED04FE" w:rsidRPr="002C0E60">
        <w:rPr>
          <w:rFonts w:ascii="Times New Roman" w:hAnsi="Times New Roman"/>
          <w:lang w:eastAsia="x-none"/>
        </w:rPr>
        <w:t xml:space="preserve"> rather th</w:t>
      </w:r>
      <w:r w:rsidR="00822B3F">
        <w:rPr>
          <w:rFonts w:ascii="Times New Roman" w:hAnsi="Times New Roman"/>
          <w:lang w:eastAsia="x-none"/>
        </w:rPr>
        <w:t>an</w:t>
      </w:r>
      <w:r w:rsidR="00ED04FE" w:rsidRPr="002C0E60">
        <w:rPr>
          <w:rFonts w:ascii="Times New Roman" w:hAnsi="Times New Roman"/>
          <w:lang w:eastAsia="x-none"/>
        </w:rPr>
        <w:t xml:space="preserve"> us</w:t>
      </w:r>
      <w:r w:rsidR="00822B3F">
        <w:rPr>
          <w:rFonts w:ascii="Times New Roman" w:hAnsi="Times New Roman"/>
          <w:lang w:eastAsia="x-none"/>
        </w:rPr>
        <w:t>ing</w:t>
      </w:r>
      <w:r w:rsidR="00ED04FE" w:rsidRPr="002C0E60">
        <w:rPr>
          <w:rFonts w:ascii="Times New Roman" w:hAnsi="Times New Roman"/>
          <w:lang w:eastAsia="x-none"/>
        </w:rPr>
        <w:t xml:space="preserve"> the average CV</w:t>
      </w:r>
      <w:r w:rsidR="007564C3" w:rsidRPr="002C0E60">
        <w:rPr>
          <w:rFonts w:ascii="Times New Roman" w:hAnsi="Times New Roman"/>
          <w:vertAlign w:val="superscript"/>
          <w:lang w:eastAsia="x-none"/>
        </w:rPr>
        <w:t>2</w:t>
      </w:r>
      <w:r w:rsidR="00ED04FE" w:rsidRPr="002C0E60">
        <w:rPr>
          <w:rFonts w:ascii="Times New Roman" w:hAnsi="Times New Roman"/>
          <w:lang w:eastAsia="x-none"/>
        </w:rPr>
        <w:t xml:space="preserve">, we </w:t>
      </w:r>
      <w:r w:rsidR="00081AB1">
        <w:rPr>
          <w:rFonts w:ascii="Times New Roman" w:hAnsi="Times New Roman"/>
          <w:lang w:eastAsia="x-none"/>
        </w:rPr>
        <w:t>can use</w:t>
      </w:r>
      <w:r w:rsidR="00081AB1" w:rsidRPr="002C0E60">
        <w:rPr>
          <w:rFonts w:ascii="Times New Roman" w:hAnsi="Times New Roman"/>
          <w:lang w:eastAsia="x-none"/>
        </w:rPr>
        <w:t xml:space="preserve"> </w:t>
      </w:r>
      <w:r w:rsidR="008D6E62" w:rsidRPr="002C0E60">
        <w:rPr>
          <w:rFonts w:ascii="Times New Roman" w:hAnsi="Times New Roman"/>
          <w:lang w:eastAsia="x-none"/>
        </w:rPr>
        <w:t>the weighted average of CV</w:t>
      </w:r>
      <w:r w:rsidR="008D6E62" w:rsidRPr="002C0E60">
        <w:rPr>
          <w:rFonts w:ascii="Times New Roman" w:hAnsi="Times New Roman"/>
          <w:vertAlign w:val="superscript"/>
          <w:lang w:eastAsia="x-none"/>
        </w:rPr>
        <w:t>2</w:t>
      </w:r>
      <w:r w:rsidR="006025EE">
        <w:rPr>
          <w:rFonts w:ascii="Times New Roman" w:hAnsi="Times New Roman"/>
          <w:lang w:eastAsia="x-none"/>
        </w:rPr>
        <w:t xml:space="preserve"> for both point </w:t>
      </w:r>
      <w:r w:rsidR="003C7BAE">
        <w:rPr>
          <w:rFonts w:ascii="Times New Roman" w:hAnsi="Times New Roman"/>
          <w:lang w:eastAsia="x-none"/>
        </w:rPr>
        <w:t>estim</w:t>
      </w:r>
      <w:commentRangeStart w:id="83"/>
      <w:commentRangeStart w:id="84"/>
      <w:r w:rsidR="003C7BAE">
        <w:rPr>
          <w:rFonts w:ascii="Times New Roman" w:hAnsi="Times New Roman"/>
          <w:lang w:eastAsia="x-none"/>
        </w:rPr>
        <w:t>ate and sampling variance</w:t>
      </w:r>
      <w:r w:rsidR="00822B3F">
        <w:rPr>
          <w:rFonts w:ascii="Times New Roman" w:hAnsi="Times New Roman"/>
          <w:lang w:eastAsia="x-none"/>
        </w:rPr>
        <w:t xml:space="preserve"> </w:t>
      </w:r>
      <w:r w:rsidR="008D6E62" w:rsidRPr="002C0E60">
        <w:rPr>
          <w:rFonts w:ascii="Times New Roman" w:hAnsi="Times New Roman"/>
          <w:lang w:eastAsia="x-none"/>
        </w:rPr>
        <w:t>as follows:</w:t>
      </w:r>
      <w:commentRangeEnd w:id="83"/>
      <w:r w:rsidR="008320E6">
        <w:rPr>
          <w:rStyle w:val="CommentReference"/>
        </w:rPr>
        <w:commentReference w:id="83"/>
      </w:r>
      <w:commentRangeEnd w:id="84"/>
      <w:r w:rsidR="004807E2">
        <w:rPr>
          <w:rStyle w:val="CommentReference"/>
        </w:rPr>
        <w:commentReference w:id="84"/>
      </w:r>
    </w:p>
    <w:p w14:paraId="673775E6" w14:textId="20E0B6CD" w:rsidR="003C7BAE" w:rsidRPr="002C0E60" w:rsidRDefault="003C7BAE"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2</m:t>
                      </m:r>
                    </m:sub>
                  </m:sSub>
                </m:den>
              </m:f>
            </m:e>
          </m:d>
          <w:commentRangeStart w:id="85"/>
          <w:commentRangeStart w:id="86"/>
          <m:r>
            <w:rPr>
              <w:rFonts w:ascii="Cambria Math" w:hAnsi="Cambria Math"/>
            </w:rPr>
            <m:t>,    (6)</m:t>
          </m:r>
          <w:commentRangeEnd w:id="85"/>
          <m:r>
            <m:rPr>
              <m:sty m:val="p"/>
            </m:rPr>
            <w:rPr>
              <w:rStyle w:val="CommentReference"/>
              <w:color w:val="auto"/>
            </w:rPr>
            <w:commentReference w:id="85"/>
          </m:r>
          <w:commentRangeEnd w:id="86"/>
          <m:r>
            <m:rPr>
              <m:sty m:val="p"/>
            </m:rPr>
            <w:rPr>
              <w:rStyle w:val="CommentReference"/>
              <w:color w:val="auto"/>
            </w:rPr>
            <w:commentReference w:id="86"/>
          </m:r>
        </m:oMath>
      </m:oMathPara>
    </w:p>
    <w:p w14:paraId="2642B2C8" w14:textId="6C724346" w:rsidR="0065034F" w:rsidRPr="002C0E60" w:rsidRDefault="00032288" w:rsidP="00202643">
      <w:pPr>
        <w:pStyle w:val="FirstParagraph"/>
        <w:spacing w:line="480" w:lineRule="auto"/>
        <w:contextualSpacing/>
        <w:rPr>
          <w:rFonts w:ascii="Times New Roman" w:eastAsiaTheme="minorEastAsia"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v</m:t>
              </m:r>
            </m:e>
          </m:acc>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oMath>
      </m:oMathPara>
    </w:p>
    <w:p w14:paraId="67D17886" w14:textId="6CF621C5" w:rsidR="0065034F" w:rsidRPr="002C0E60" w:rsidRDefault="0065034F" w:rsidP="00202643">
      <w:pPr>
        <w:pStyle w:val="FirstParagraph"/>
        <w:spacing w:line="480" w:lineRule="auto"/>
        <w:contextualSpacing/>
        <w:rPr>
          <w:rFonts w:ascii="Times New Roman" w:eastAsiaTheme="minorEastAsia" w:hAnsi="Times New Roman" w:cs="Times New Roman"/>
        </w:rPr>
      </w:pPr>
      <m:oMathPara>
        <m:oMathParaPr>
          <m:jc m:val="center"/>
        </m:oMathParaPr>
        <m:oMath>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(7)</m:t>
          </m:r>
        </m:oMath>
      </m:oMathPara>
    </w:p>
    <w:p w14:paraId="17C0A517" w14:textId="6F56C2F0" w:rsidR="0065034F" w:rsidRPr="002C0E60" w:rsidRDefault="00B6755E" w:rsidP="00202643">
      <w:pPr>
        <w:pStyle w:val="BodyText"/>
        <w:spacing w:line="480" w:lineRule="auto"/>
        <w:contextualSpacing/>
        <w:rPr>
          <w:rFonts w:ascii="Times New Roman" w:hAnsi="Times New Roman"/>
          <w:lang w:val="en-US" w:eastAsia="en-US"/>
        </w:rPr>
      </w:pPr>
      <w:r>
        <w:rPr>
          <w:rFonts w:ascii="Times New Roman" w:hAnsi="Times New Roman"/>
          <w:lang w:val="en-US" w:eastAsia="en-US"/>
        </w:rPr>
        <w:t>It should be clear that</w:t>
      </w:r>
      <w:r w:rsidR="006C7CAF" w:rsidRPr="002C0E60">
        <w:rPr>
          <w:rFonts w:ascii="Times New Roman" w:hAnsi="Times New Roman"/>
          <w:lang w:val="en-US" w:eastAsia="en-US"/>
        </w:rPr>
        <w:t xml:space="preserve"> </w:t>
      </w:r>
      <w:r>
        <w:rPr>
          <w:rFonts w:ascii="Times New Roman" w:hAnsi="Times New Roman"/>
          <w:lang w:val="en-US" w:eastAsia="en-US"/>
        </w:rPr>
        <w:t>one</w:t>
      </w:r>
      <w:r w:rsidRPr="002C0E60">
        <w:rPr>
          <w:rFonts w:ascii="Times New Roman" w:hAnsi="Times New Roman"/>
          <w:lang w:val="en-US" w:eastAsia="en-US"/>
        </w:rPr>
        <w:t xml:space="preserve"> </w:t>
      </w:r>
      <w:r w:rsidR="00625B5E" w:rsidRPr="002C0E60">
        <w:rPr>
          <w:rFonts w:ascii="Times New Roman" w:hAnsi="Times New Roman"/>
          <w:lang w:val="en-US" w:eastAsia="en-US"/>
        </w:rPr>
        <w:t>can use Equation</w:t>
      </w:r>
      <w:r w:rsidR="004369A3">
        <w:rPr>
          <w:rFonts w:ascii="Times New Roman" w:hAnsi="Times New Roman"/>
          <w:lang w:val="en-US" w:eastAsia="en-US"/>
        </w:rPr>
        <w:t xml:space="preserve"> </w:t>
      </w:r>
      <w:r w:rsidR="00DF5488">
        <w:rPr>
          <w:rFonts w:ascii="Times New Roman" w:hAnsi="Times New Roman"/>
          <w:lang w:val="en-US" w:eastAsia="en-US"/>
        </w:rPr>
        <w:t>7</w:t>
      </w:r>
      <w:r w:rsidR="00623375">
        <w:rPr>
          <w:rFonts w:ascii="Times New Roman" w:hAnsi="Times New Roman"/>
          <w:lang w:val="en-US" w:eastAsia="en-US"/>
        </w:rPr>
        <w:t xml:space="preserve"> (along with Equation 6)</w:t>
      </w:r>
      <w:r w:rsidR="00625B5E" w:rsidRPr="002C0E60">
        <w:rPr>
          <w:rFonts w:ascii="Times New Roman" w:hAnsi="Times New Roman"/>
          <w:lang w:val="en-US" w:eastAsia="en-US"/>
        </w:rPr>
        <w:t xml:space="preserve"> </w:t>
      </w:r>
      <w:r>
        <w:rPr>
          <w:rFonts w:ascii="Times New Roman" w:hAnsi="Times New Roman"/>
          <w:lang w:val="en-US" w:eastAsia="en-US"/>
        </w:rPr>
        <w:t>where</w:t>
      </w:r>
      <w:r w:rsidR="00625B5E" w:rsidRPr="002C0E60">
        <w:rPr>
          <w:rFonts w:ascii="Times New Roman" w:hAnsi="Times New Roman"/>
          <w:lang w:val="en-US" w:eastAsia="en-US"/>
        </w:rPr>
        <w:t xml:space="preserve"> SDs are missing</w:t>
      </w:r>
      <w:r w:rsidR="00822B3F">
        <w:rPr>
          <w:rFonts w:ascii="Times New Roman" w:hAnsi="Times New Roman"/>
          <w:lang w:val="en-US" w:eastAsia="en-US"/>
        </w:rPr>
        <w:t>,</w:t>
      </w:r>
      <w:r w:rsidR="00625B5E" w:rsidRPr="002C0E60">
        <w:rPr>
          <w:rFonts w:ascii="Times New Roman" w:hAnsi="Times New Roman"/>
          <w:lang w:val="en-US" w:eastAsia="en-US"/>
        </w:rPr>
        <w:t xml:space="preserve"> </w:t>
      </w:r>
      <w:r w:rsidR="00985721" w:rsidRPr="002C0E60">
        <w:rPr>
          <w:rFonts w:ascii="Times New Roman" w:hAnsi="Times New Roman"/>
          <w:lang w:val="en-US" w:eastAsia="en-US"/>
        </w:rPr>
        <w:t>because</w:t>
      </w:r>
      <w:r w:rsidR="008502F6" w:rsidRPr="002C0E60">
        <w:rPr>
          <w:rFonts w:ascii="Times New Roman" w:hAnsi="Times New Roman"/>
          <w:lang w:val="en-US" w:eastAsia="en-US"/>
        </w:rPr>
        <w:t xml:space="preserve"> </w:t>
      </w:r>
      <w:r w:rsidR="00E35EFE" w:rsidRPr="002C0E60">
        <w:rPr>
          <w:rFonts w:ascii="Times New Roman" w:hAnsi="Times New Roman"/>
          <w:lang w:val="en-US" w:eastAsia="en-US"/>
        </w:rPr>
        <w:t>the weighted</w:t>
      </w:r>
      <w:r w:rsidR="003A4575">
        <w:rPr>
          <w:rFonts w:ascii="Times New Roman" w:hAnsi="Times New Roman"/>
          <w:lang w:val="en-US" w:eastAsia="en-US"/>
        </w:rPr>
        <w:t xml:space="preserve"> cross-study</w:t>
      </w:r>
      <w:r w:rsidR="00E35EFE" w:rsidRPr="002C0E60">
        <w:rPr>
          <w:rFonts w:ascii="Times New Roman" w:hAnsi="Times New Roman"/>
          <w:lang w:val="en-US" w:eastAsia="en-US"/>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DD5E32" w:rsidRPr="002C0E60">
        <w:rPr>
          <w:rFonts w:ascii="Times New Roman" w:hAnsi="Times New Roman"/>
          <w:lang w:val="en-US" w:eastAsia="en-US"/>
        </w:rPr>
        <w:t xml:space="preserve"> can be </w:t>
      </w:r>
      <w:r w:rsidR="00A33EBD">
        <w:rPr>
          <w:rFonts w:ascii="Times New Roman" w:hAnsi="Times New Roman"/>
          <w:lang w:val="en-US" w:eastAsia="en-US"/>
        </w:rPr>
        <w:t>applied to</w:t>
      </w:r>
      <w:r w:rsidR="00A33EBD" w:rsidRPr="002C0E60">
        <w:rPr>
          <w:rFonts w:ascii="Times New Roman" w:hAnsi="Times New Roman"/>
          <w:lang w:val="en-US" w:eastAsia="en-US"/>
        </w:rPr>
        <w:t xml:space="preserve"> </w:t>
      </w:r>
      <w:r w:rsidR="00A33EBD">
        <w:rPr>
          <w:rFonts w:ascii="Times New Roman" w:hAnsi="Times New Roman"/>
          <w:lang w:val="en-US" w:eastAsia="en-US"/>
        </w:rPr>
        <w:t>those</w:t>
      </w:r>
      <w:r w:rsidR="00A33EBD" w:rsidRPr="002C0E60">
        <w:rPr>
          <w:rFonts w:ascii="Times New Roman" w:hAnsi="Times New Roman"/>
          <w:lang w:val="en-US" w:eastAsia="en-US"/>
        </w:rPr>
        <w:t xml:space="preserve"> </w:t>
      </w:r>
      <w:r w:rsidR="003A4575">
        <w:rPr>
          <w:rFonts w:ascii="Times New Roman" w:hAnsi="Times New Roman"/>
          <w:lang w:val="en-US" w:eastAsia="en-US"/>
        </w:rPr>
        <w:t>studies that do report</w:t>
      </w:r>
      <w:r w:rsidR="00985721" w:rsidRPr="002C0E60">
        <w:rPr>
          <w:rFonts w:ascii="Times New Roman" w:hAnsi="Times New Roman"/>
          <w:lang w:val="en-US" w:eastAsia="en-US"/>
        </w:rPr>
        <w:t xml:space="preserve"> SDs</w:t>
      </w:r>
      <w:r w:rsidR="003A4575">
        <w:rPr>
          <w:rFonts w:ascii="Times New Roman" w:hAnsi="Times New Roman"/>
          <w:lang w:val="en-US" w:eastAsia="en-US"/>
        </w:rPr>
        <w:t>,</w:t>
      </w:r>
      <w:r w:rsidR="00985721" w:rsidRPr="002C0E60">
        <w:rPr>
          <w:rFonts w:ascii="Times New Roman" w:hAnsi="Times New Roman"/>
          <w:lang w:val="en-US" w:eastAsia="en-US"/>
        </w:rPr>
        <w:t xml:space="preserve"> </w:t>
      </w:r>
      <w:r w:rsidR="003A4575">
        <w:rPr>
          <w:rFonts w:ascii="Times New Roman" w:hAnsi="Times New Roman"/>
          <w:lang w:val="en-US" w:eastAsia="en-US"/>
        </w:rPr>
        <w:t xml:space="preserve">allowing </w:t>
      </w:r>
      <w:r w:rsidR="003A4575">
        <w:rPr>
          <w:rFonts w:ascii="Times New Roman" w:hAnsi="Times New Roman"/>
          <w:lang w:val="en-US" w:eastAsia="en-US"/>
        </w:rPr>
        <w:lastRenderedPageBreak/>
        <w:t>the</w:t>
      </w:r>
      <w:r w:rsidR="00A33EBD">
        <w:rPr>
          <w:rFonts w:ascii="Times New Roman" w:hAnsi="Times New Roman"/>
          <w:lang w:val="en-US" w:eastAsia="en-US"/>
        </w:rPr>
        <w:t xml:space="preserve"> inclusion of these studies in downstream analyses</w:t>
      </w:r>
      <w:r w:rsidR="00842EE7">
        <w:rPr>
          <w:rFonts w:ascii="Times New Roman" w:hAnsi="Times New Roman"/>
          <w:lang w:val="en-US" w:eastAsia="en-US"/>
        </w:rPr>
        <w:t xml:space="preserve"> (Method 1</w:t>
      </w:r>
      <w:r w:rsidR="00894FF0">
        <w:rPr>
          <w:rFonts w:ascii="Times New Roman" w:hAnsi="Times New Roman"/>
          <w:lang w:val="en-US" w:eastAsia="en-US"/>
        </w:rPr>
        <w:t>A</w:t>
      </w:r>
      <w:ins w:id="87" w:author="Shinichi Nakagawa" w:date="2022-02-13T14:43:00Z">
        <w:r w:rsidR="00EB3203">
          <w:rPr>
            <w:rFonts w:ascii="Times New Roman" w:hAnsi="Times New Roman"/>
            <w:lang w:val="en-US" w:eastAsia="en-US"/>
          </w:rPr>
          <w:t>; a mixture of Equations 4-7</w:t>
        </w:r>
      </w:ins>
      <w:r w:rsidR="00842EE7">
        <w:rPr>
          <w:rFonts w:ascii="Times New Roman" w:hAnsi="Times New Roman"/>
          <w:lang w:val="en-US" w:eastAsia="en-US"/>
        </w:rPr>
        <w:t>)</w:t>
      </w:r>
      <w:r w:rsidR="004D59B1" w:rsidRPr="002C0E60">
        <w:rPr>
          <w:rFonts w:ascii="Times New Roman" w:hAnsi="Times New Roman"/>
          <w:lang w:val="en-US" w:eastAsia="en-US"/>
        </w:rPr>
        <w:t>.</w:t>
      </w:r>
      <w:r w:rsidR="00842EE7">
        <w:rPr>
          <w:rFonts w:ascii="Times New Roman" w:hAnsi="Times New Roman"/>
          <w:lang w:val="en-US" w:eastAsia="en-US"/>
        </w:rPr>
        <w:t xml:space="preserve"> Alternatively, one may use </w:t>
      </w:r>
      <w:ins w:id="88" w:author="Shinichi Nakagawa" w:date="2022-02-13T14:43:00Z">
        <w:r w:rsidR="00EB3203">
          <w:rPr>
            <w:rFonts w:ascii="Times New Roman" w:hAnsi="Times New Roman"/>
            <w:lang w:val="en-US" w:eastAsia="en-US"/>
          </w:rPr>
          <w:t>E</w:t>
        </w:r>
      </w:ins>
      <w:del w:id="89" w:author="Shinichi Nakagawa" w:date="2022-02-13T14:43:00Z">
        <w:r w:rsidR="00842EE7" w:rsidDel="00EB3203">
          <w:rPr>
            <w:rFonts w:ascii="Times New Roman" w:hAnsi="Times New Roman"/>
            <w:lang w:val="en-US" w:eastAsia="en-US"/>
          </w:rPr>
          <w:delText>e</w:delText>
        </w:r>
      </w:del>
      <w:r w:rsidR="00842EE7">
        <w:rPr>
          <w:rFonts w:ascii="Times New Roman" w:hAnsi="Times New Roman"/>
          <w:lang w:val="en-US" w:eastAsia="en-US"/>
        </w:rPr>
        <w:t xml:space="preserve">quation 7 throughout regardless of the missingness of SDs (Method </w:t>
      </w:r>
      <w:r w:rsidR="001A2BC5">
        <w:rPr>
          <w:rFonts w:ascii="Times New Roman" w:hAnsi="Times New Roman"/>
          <w:lang w:val="en-US" w:eastAsia="en-US"/>
        </w:rPr>
        <w:t>1B</w:t>
      </w:r>
      <w:ins w:id="90" w:author="Shinichi Nakagawa" w:date="2022-02-13T14:43:00Z">
        <w:r w:rsidR="00EB3203">
          <w:rPr>
            <w:rFonts w:ascii="Times New Roman" w:hAnsi="Times New Roman"/>
            <w:lang w:val="en-US" w:eastAsia="en-US"/>
          </w:rPr>
          <w:t xml:space="preserve"> with Equation 6 &amp; 7</w:t>
        </w:r>
      </w:ins>
      <w:r w:rsidR="00842EE7">
        <w:rPr>
          <w:rFonts w:ascii="Times New Roman" w:hAnsi="Times New Roman"/>
          <w:lang w:val="en-US" w:eastAsia="en-US"/>
        </w:rPr>
        <w:t>)</w:t>
      </w:r>
      <w:r w:rsidR="004D59B1" w:rsidRPr="002C0E60">
        <w:rPr>
          <w:rFonts w:ascii="Times New Roman" w:hAnsi="Times New Roman"/>
          <w:lang w:val="en-US" w:eastAsia="en-US"/>
        </w:rPr>
        <w:t xml:space="preserve"> </w:t>
      </w:r>
    </w:p>
    <w:p w14:paraId="04DB4C99" w14:textId="3870F611" w:rsidR="003C4465" w:rsidRPr="00826B04" w:rsidRDefault="00826B04">
      <w:pPr>
        <w:pStyle w:val="Heading2"/>
        <w:spacing w:line="480" w:lineRule="auto"/>
        <w:rPr>
          <w:lang w:val="en-US"/>
        </w:rPr>
        <w:pPrChange w:id="91" w:author="Shinichi Nakagawa" w:date="2021-10-04T16:41:00Z">
          <w:pPr>
            <w:pStyle w:val="Heading2"/>
          </w:pPr>
        </w:pPrChange>
      </w:pPr>
      <w:r>
        <w:rPr>
          <w:lang w:val="en-US"/>
        </w:rPr>
        <w:t>Using</w:t>
      </w:r>
      <w:r>
        <w:t xml:space="preserve"> </w:t>
      </w:r>
      <w:r w:rsidRPr="002C0E60">
        <w:t>weighted</w:t>
      </w:r>
      <w:r>
        <w:rPr>
          <w:lang w:val="en-US"/>
        </w:rPr>
        <w:t>-</w:t>
      </w:r>
      <w:r w:rsidRPr="002C0E60">
        <w:t>regression</w:t>
      </w:r>
      <w:r>
        <w:rPr>
          <w:lang w:val="en-US"/>
        </w:rPr>
        <w:t>-like method: Method 2</w:t>
      </w:r>
    </w:p>
    <w:p w14:paraId="17F8E8C6" w14:textId="7E82BFC5" w:rsidR="00D97CC4" w:rsidRPr="002C0E60" w:rsidRDefault="00CE5488" w:rsidP="003B7915">
      <w:pPr>
        <w:spacing w:line="480" w:lineRule="auto"/>
        <w:contextualSpacing/>
        <w:rPr>
          <w:rFonts w:ascii="Times New Roman" w:hAnsi="Times New Roman"/>
          <w:lang w:eastAsia="x-none"/>
        </w:rPr>
      </w:pPr>
      <w:r>
        <w:rPr>
          <w:rFonts w:ascii="Times New Roman" w:hAnsi="Times New Roman"/>
          <w:lang w:eastAsia="x-none"/>
        </w:rPr>
        <w:t xml:space="preserve">In the absence of SDs, </w:t>
      </w:r>
      <w:r w:rsidR="00F10710">
        <w:rPr>
          <w:rFonts w:ascii="Times New Roman" w:hAnsi="Times New Roman"/>
          <w:lang w:eastAsia="x-none"/>
        </w:rPr>
        <w:t>i</w:t>
      </w:r>
      <w:r w:rsidR="00952D0F" w:rsidRPr="002C0E60">
        <w:rPr>
          <w:rFonts w:ascii="Times New Roman" w:hAnsi="Times New Roman"/>
          <w:lang w:eastAsia="x-none"/>
        </w:rPr>
        <w:t xml:space="preserve">t </w:t>
      </w:r>
      <w:r w:rsidR="00497C50" w:rsidRPr="002C0E60">
        <w:rPr>
          <w:rFonts w:ascii="Times New Roman" w:hAnsi="Times New Roman"/>
          <w:lang w:eastAsia="x-none"/>
        </w:rPr>
        <w:t>has</w:t>
      </w:r>
      <w:r w:rsidR="00952D0F" w:rsidRPr="002C0E60">
        <w:rPr>
          <w:rFonts w:ascii="Times New Roman" w:hAnsi="Times New Roman"/>
          <w:lang w:eastAsia="x-none"/>
        </w:rPr>
        <w:t xml:space="preserve"> been suggested that</w:t>
      </w:r>
      <w:r w:rsidR="003A4575">
        <w:rPr>
          <w:rFonts w:ascii="Times New Roman" w:hAnsi="Times New Roman"/>
          <w:lang w:eastAsia="x-none"/>
        </w:rPr>
        <w:t xml:space="preserve"> information on sample sizes can be used to approximate a study’s sampling variance</w:t>
      </w:r>
      <w:r w:rsidR="003A4575" w:rsidRPr="003A4575">
        <w:rPr>
          <w:rFonts w:ascii="Times New Roman" w:hAnsi="Times New Roman"/>
          <w:lang w:eastAsia="x-none"/>
        </w:rPr>
        <w:t xml:space="preserve"> </w:t>
      </w:r>
      <w:r w:rsidR="003A4575" w:rsidRPr="002C0E60">
        <w:rPr>
          <w:rFonts w:ascii="Times New Roman" w:hAnsi="Times New Roman"/>
          <w:lang w:eastAsia="x-none"/>
        </w:rPr>
        <w:t>in meta-analyses of lnRR or SMD</w:t>
      </w:r>
      <w:r w:rsidR="003A4575">
        <w:rPr>
          <w:rFonts w:ascii="Times New Roman" w:hAnsi="Times New Roman"/>
          <w:lang w:eastAsia="x-none"/>
        </w:rPr>
        <w:t xml:space="preserve">, using the </w:t>
      </w:r>
      <w:r w:rsidR="008F4F49" w:rsidRPr="002C0E60">
        <w:rPr>
          <w:rFonts w:ascii="Times New Roman" w:hAnsi="Times New Roman"/>
          <w:lang w:eastAsia="x-none"/>
        </w:rPr>
        <w:t xml:space="preserve">inverse of the following </w:t>
      </w:r>
      <w:r w:rsidR="008900DB" w:rsidRPr="002C0E60">
        <w:rPr>
          <w:rFonts w:ascii="Times New Roman" w:hAnsi="Times New Roman"/>
          <w:lang w:eastAsia="x-none"/>
        </w:rPr>
        <w:t>(</w:t>
      </w:r>
      <w:r w:rsidR="005B28FD" w:rsidRPr="002C0E60">
        <w:rPr>
          <w:rFonts w:ascii="Times New Roman" w:hAnsi="Times New Roman"/>
          <w:lang w:eastAsia="x-none"/>
        </w:rPr>
        <w:t xml:space="preserve">e.g., </w: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fldChar w:fldCharType="separate"/>
      </w:r>
      <w:hyperlink w:anchor="_ENREF_14" w:tooltip="Lajeunesse, 2013 #32" w:history="1">
        <w:r w:rsidR="00032288">
          <w:rPr>
            <w:rFonts w:ascii="Times New Roman" w:hAnsi="Times New Roman"/>
            <w:noProof/>
            <w:lang w:eastAsia="x-none"/>
          </w:rPr>
          <w:t>Lajeunesse 2013</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8900DB" w:rsidRPr="002C0E60">
        <w:rPr>
          <w:rFonts w:ascii="Times New Roman" w:hAnsi="Times New Roman"/>
          <w:lang w:eastAsia="x-none"/>
        </w:rPr>
        <w:t>)</w:t>
      </w:r>
      <w:r w:rsidR="008F4F49" w:rsidRPr="002C0E60">
        <w:rPr>
          <w:rFonts w:ascii="Times New Roman" w:hAnsi="Times New Roman"/>
          <w:lang w:eastAsia="x-none"/>
        </w:rPr>
        <w:t>:</w:t>
      </w:r>
    </w:p>
    <w:p w14:paraId="25C8131A" w14:textId="4DAA7254" w:rsidR="00552DB2" w:rsidRPr="002C0E60" w:rsidRDefault="00032288" w:rsidP="003B7915">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1185B8E2" w:rsidR="008B56EF" w:rsidRPr="002C0E60" w:rsidRDefault="008F4F49" w:rsidP="003B7915">
      <w:pPr>
        <w:spacing w:line="480" w:lineRule="auto"/>
        <w:contextualSpacing/>
        <w:rPr>
          <w:rFonts w:ascii="Times New Roman" w:hAnsi="Times New Roman"/>
          <w:lang w:eastAsia="x-none"/>
        </w:rPr>
      </w:pPr>
      <w:r w:rsidRPr="002C0E60">
        <w:rPr>
          <w:rFonts w:ascii="Times New Roman" w:hAnsi="Times New Roman"/>
          <w:lang w:eastAsia="x-none"/>
        </w:rPr>
        <w:t xml:space="preserve">However, </w:t>
      </w:r>
      <w:r w:rsidR="00B46F1F" w:rsidRPr="002C0E60">
        <w:rPr>
          <w:rFonts w:ascii="Times New Roman" w:hAnsi="Times New Roman"/>
          <w:lang w:eastAsia="x-none"/>
        </w:rPr>
        <w:t xml:space="preserve">treating the version of Equation </w:t>
      </w:r>
      <w:r w:rsidR="00164363">
        <w:rPr>
          <w:rFonts w:ascii="Times New Roman" w:hAnsi="Times New Roman"/>
          <w:lang w:eastAsia="x-none"/>
        </w:rPr>
        <w:t>8</w:t>
      </w:r>
      <w:r w:rsidR="00B46F1F" w:rsidRPr="002C0E60">
        <w:rPr>
          <w:rFonts w:ascii="Times New Roman" w:hAnsi="Times New Roman"/>
          <w:lang w:eastAsia="x-none"/>
        </w:rPr>
        <w:t xml:space="preserve"> as sampling variance</w:t>
      </w:r>
      <w:r w:rsidR="00950750" w:rsidRPr="002C0E60">
        <w:rPr>
          <w:rFonts w:ascii="Times New Roman" w:hAnsi="Times New Roman"/>
          <w:lang w:eastAsia="x-none"/>
        </w:rPr>
        <w:t xml:space="preserve"> (or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950750" w:rsidRPr="002C0E60">
        <w:rPr>
          <w:rFonts w:ascii="Times New Roman" w:hAnsi="Times New Roman"/>
          <w:lang w:eastAsia="x-none"/>
        </w:rPr>
        <w:t>as weight)</w:t>
      </w:r>
      <w:r w:rsidR="00B46F1F" w:rsidRPr="002C0E60">
        <w:rPr>
          <w:rFonts w:ascii="Times New Roman" w:hAnsi="Times New Roman"/>
          <w:lang w:eastAsia="x-none"/>
        </w:rPr>
        <w:t xml:space="preserve"> is clearly erroneous</w:t>
      </w:r>
      <w:r w:rsidR="0086122B">
        <w:rPr>
          <w:rFonts w:ascii="Times New Roman" w:hAnsi="Times New Roman"/>
          <w:lang w:eastAsia="x-none"/>
        </w:rPr>
        <w:t>, ignoring other term</w:t>
      </w:r>
      <w:r w:rsidR="00E90840">
        <w:rPr>
          <w:rFonts w:ascii="Times New Roman" w:hAnsi="Times New Roman"/>
          <w:lang w:eastAsia="x-none"/>
        </w:rPr>
        <w:t>s such as mean and SDs, for example, in</w:t>
      </w:r>
      <w:r w:rsidR="00B46F1F" w:rsidRPr="002C0E60">
        <w:rPr>
          <w:rFonts w:ascii="Times New Roman" w:hAnsi="Times New Roman"/>
          <w:lang w:eastAsia="x-none"/>
        </w:rPr>
        <w:t xml:space="preserve"> Equation 2 &amp; 5</w:t>
      </w:r>
      <w:r w:rsidR="00822B3F">
        <w:rPr>
          <w:rFonts w:ascii="Times New Roman" w:hAnsi="Times New Roman"/>
          <w:lang w:eastAsia="x-none"/>
        </w:rPr>
        <w:t>,</w:t>
      </w:r>
      <w:r w:rsidR="00867294" w:rsidRPr="002C0E60">
        <w:rPr>
          <w:rFonts w:ascii="Times New Roman" w:hAnsi="Times New Roman"/>
          <w:lang w:eastAsia="x-none"/>
        </w:rPr>
        <w:t xml:space="preserve"> although </w:t>
      </w:r>
      <w:r w:rsidR="00802045" w:rsidRPr="002C0E60">
        <w:rPr>
          <w:rFonts w:ascii="Times New Roman" w:hAnsi="Times New Roman"/>
          <w:lang w:eastAsia="x-none"/>
        </w:rPr>
        <w:t xml:space="preserve">some </w:t>
      </w:r>
      <w:r w:rsidR="00E5640B" w:rsidRPr="002C0E60">
        <w:rPr>
          <w:rFonts w:ascii="Times New Roman" w:hAnsi="Times New Roman"/>
          <w:lang w:eastAsia="x-none"/>
        </w:rPr>
        <w:t xml:space="preserve">ecological </w:t>
      </w:r>
      <w:r w:rsidR="00802045" w:rsidRPr="002C0E60">
        <w:rPr>
          <w:rFonts w:ascii="Times New Roman" w:hAnsi="Times New Roman"/>
          <w:lang w:eastAsia="x-none"/>
        </w:rPr>
        <w:t xml:space="preserve">meta-analyses have done so (see the </w:t>
      </w:r>
      <w:r w:rsidR="00B96E4B">
        <w:rPr>
          <w:rFonts w:ascii="Times New Roman" w:hAnsi="Times New Roman"/>
          <w:lang w:eastAsia="x-none"/>
        </w:rPr>
        <w:t>review</w:t>
      </w:r>
      <w:r w:rsidR="00802045" w:rsidRPr="002C0E60">
        <w:rPr>
          <w:rFonts w:ascii="Times New Roman" w:hAnsi="Times New Roman"/>
          <w:lang w:eastAsia="x-none"/>
        </w:rPr>
        <w:t xml:space="preserve"> by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802045" w:rsidRPr="002C0E60">
        <w:rPr>
          <w:rFonts w:ascii="Times New Roman" w:hAnsi="Times New Roman"/>
          <w:lang w:eastAsia="x-none"/>
        </w:rPr>
        <w:t>)</w:t>
      </w:r>
      <w:r w:rsidR="00B46F1F" w:rsidRPr="002C0E60">
        <w:rPr>
          <w:rFonts w:ascii="Times New Roman" w:hAnsi="Times New Roman"/>
          <w:lang w:eastAsia="x-none"/>
        </w:rPr>
        <w:t>.</w:t>
      </w:r>
      <w:r w:rsidR="005052C8" w:rsidRPr="002C0E60">
        <w:rPr>
          <w:rFonts w:ascii="Times New Roman" w:hAnsi="Times New Roman"/>
          <w:lang w:eastAsia="x-none"/>
        </w:rPr>
        <w:t xml:space="preserve"> </w:t>
      </w:r>
      <w:r w:rsidR="00E5640B" w:rsidRPr="002C0E60">
        <w:rPr>
          <w:rFonts w:ascii="Times New Roman" w:hAnsi="Times New Roman"/>
          <w:lang w:eastAsia="x-none"/>
        </w:rPr>
        <w:t>A</w:t>
      </w:r>
      <w:r w:rsidR="005052C8" w:rsidRPr="002C0E60">
        <w:rPr>
          <w:rFonts w:ascii="Times New Roman" w:hAnsi="Times New Roman"/>
          <w:lang w:eastAsia="x-none"/>
        </w:rPr>
        <w:t xml:space="preserve"> more realistic assumption is to treat</w:t>
      </w:r>
      <w:r w:rsidR="00E5640B" w:rsidRPr="002C0E60">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2C0E60">
        <w:rPr>
          <w:rFonts w:ascii="Times New Roman" w:hAnsi="Times New Roman"/>
          <w:lang w:eastAsia="x-none"/>
        </w:rPr>
        <w:t xml:space="preserve"> </w:t>
      </w:r>
      <w:r w:rsidR="00822B3F">
        <w:rPr>
          <w:rFonts w:ascii="Times New Roman" w:hAnsi="Times New Roman"/>
          <w:lang w:eastAsia="x-none"/>
        </w:rPr>
        <w:t>a</w:t>
      </w:r>
      <w:r w:rsidR="00ED1AFB" w:rsidRPr="002C0E60">
        <w:rPr>
          <w:rFonts w:ascii="Times New Roman" w:hAnsi="Times New Roman"/>
          <w:lang w:eastAsia="x-none"/>
        </w:rPr>
        <w:t>s proportional to the sampling error</w:t>
      </w:r>
      <w:r w:rsidR="007F7139" w:rsidRPr="002C0E60">
        <w:rPr>
          <w:rFonts w:ascii="Times New Roman" w:hAnsi="Times New Roman"/>
          <w:lang w:eastAsia="x-none"/>
        </w:rPr>
        <w:t xml:space="preserve">; indeed, </w:t>
      </w:r>
      <w:r w:rsidR="00272117" w:rsidRPr="002C0E60">
        <w:rPr>
          <w:rFonts w:ascii="Times New Roman" w:hAnsi="Times New Roman"/>
          <w:lang w:eastAsia="x-none"/>
        </w:rPr>
        <w:t xml:space="preserve">Equation 2 reduces to the inverse of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272117" w:rsidRPr="002C0E60">
        <w:rPr>
          <w:rFonts w:ascii="Times New Roman" w:hAnsi="Times New Roman"/>
          <w:lang w:eastAsia="x-none"/>
        </w:rPr>
        <w:t xml:space="preserve">when we set both CVs to 1. </w:t>
      </w:r>
      <w:r w:rsidR="00FF5A08">
        <w:rPr>
          <w:rFonts w:ascii="Times New Roman" w:hAnsi="Times New Roman"/>
          <w:lang w:eastAsia="x-none"/>
        </w:rPr>
        <w:t>W</w:t>
      </w:r>
      <w:r w:rsidR="00FF5A08" w:rsidRPr="002C0E60">
        <w:rPr>
          <w:rFonts w:ascii="Times New Roman" w:hAnsi="Times New Roman"/>
          <w:lang w:eastAsia="x-none"/>
        </w:rPr>
        <w:t>eighted regression makes</w:t>
      </w:r>
      <w:r w:rsidR="00FF5A08">
        <w:rPr>
          <w:rFonts w:ascii="Times New Roman" w:hAnsi="Times New Roman"/>
          <w:lang w:eastAsia="x-none"/>
        </w:rPr>
        <w:t xml:space="preserve"> this </w:t>
      </w:r>
      <w:r w:rsidR="00FF5A08" w:rsidRPr="002C0E60">
        <w:rPr>
          <w:rFonts w:ascii="Times New Roman" w:hAnsi="Times New Roman"/>
          <w:lang w:eastAsia="x-none"/>
        </w:rPr>
        <w:t>assumption</w:t>
      </w:r>
      <w:ins w:id="92" w:author="Alistair Senior" w:date="2022-02-14T09:03:00Z">
        <w:r w:rsidR="00A167C2">
          <w:rPr>
            <w:rFonts w:ascii="Times New Roman" w:hAnsi="Times New Roman"/>
            <w:lang w:eastAsia="x-none"/>
          </w:rPr>
          <w:t xml:space="preserve"> of proportionality.</w:t>
        </w:r>
      </w:ins>
      <w:del w:id="93" w:author="Alistair Senior" w:date="2022-02-14T09:03:00Z">
        <w:r w:rsidR="009C7879" w:rsidRPr="002C0E60" w:rsidDel="00A167C2">
          <w:rPr>
            <w:rFonts w:ascii="Times New Roman" w:hAnsi="Times New Roman"/>
            <w:lang w:eastAsia="x-none"/>
          </w:rPr>
          <w:delText>,</w:delText>
        </w:r>
        <w:r w:rsidR="008130F8" w:rsidRPr="002C0E60" w:rsidDel="00A167C2">
          <w:rPr>
            <w:rFonts w:ascii="Times New Roman" w:hAnsi="Times New Roman"/>
            <w:lang w:eastAsia="x-none"/>
          </w:rPr>
          <w:delText xml:space="preserve"> and</w:delText>
        </w:r>
        <w:r w:rsidR="00D92A5C" w:rsidDel="00A167C2">
          <w:rPr>
            <w:rFonts w:ascii="Times New Roman" w:hAnsi="Times New Roman"/>
            <w:lang w:eastAsia="x-none"/>
          </w:rPr>
          <w:delText>,</w:delText>
        </w:r>
      </w:del>
      <w:ins w:id="94" w:author="Alistair Senior" w:date="2022-02-14T09:03:00Z">
        <w:r w:rsidR="00A167C2">
          <w:rPr>
            <w:rFonts w:ascii="Times New Roman" w:hAnsi="Times New Roman"/>
            <w:lang w:eastAsia="x-none"/>
          </w:rPr>
          <w:t xml:space="preserve"> Furthermore,</w:t>
        </w:r>
      </w:ins>
      <w:r w:rsidR="00D92A5C">
        <w:rPr>
          <w:rFonts w:ascii="Times New Roman" w:hAnsi="Times New Roman"/>
          <w:lang w:eastAsia="x-none"/>
        </w:rPr>
        <w:t xml:space="preserve"> we believe</w:t>
      </w:r>
      <w:del w:id="95" w:author="Alistair Senior" w:date="2022-02-14T09:03:00Z">
        <w:r w:rsidR="00D92A5C" w:rsidDel="00A167C2">
          <w:rPr>
            <w:rFonts w:ascii="Times New Roman" w:hAnsi="Times New Roman"/>
            <w:lang w:eastAsia="x-none"/>
          </w:rPr>
          <w:delText>,</w:delText>
        </w:r>
      </w:del>
      <w:r w:rsidR="008130F8" w:rsidRPr="002C0E60">
        <w:rPr>
          <w:rFonts w:ascii="Times New Roman" w:hAnsi="Times New Roman"/>
          <w:lang w:eastAsia="x-none"/>
        </w:rPr>
        <w:t xml:space="preserve"> many </w:t>
      </w:r>
      <w:r w:rsidR="00900840" w:rsidRPr="002C0E60">
        <w:rPr>
          <w:rFonts w:ascii="Times New Roman" w:hAnsi="Times New Roman"/>
          <w:lang w:eastAsia="x-none"/>
        </w:rPr>
        <w:t>ecologists</w:t>
      </w:r>
      <w:r w:rsidR="008130F8" w:rsidRPr="002C0E60">
        <w:rPr>
          <w:rFonts w:ascii="Times New Roman" w:hAnsi="Times New Roman"/>
          <w:lang w:eastAsia="x-none"/>
        </w:rPr>
        <w:t xml:space="preserve"> are likely to be </w:t>
      </w:r>
      <w:r w:rsidR="00AF4F47" w:rsidRPr="002C0E60">
        <w:rPr>
          <w:rFonts w:ascii="Times New Roman" w:hAnsi="Times New Roman"/>
          <w:lang w:eastAsia="x-none"/>
        </w:rPr>
        <w:t>familiar with weighted regression models</w:t>
      </w:r>
      <w:r w:rsidR="00EF1AC9">
        <w:rPr>
          <w:rFonts w:ascii="Times New Roman" w:hAnsi="Times New Roman"/>
          <w:lang w:eastAsia="x-none"/>
        </w:rPr>
        <w:t xml:space="preserve"> fitting</w:t>
      </w:r>
      <w:r w:rsidR="00D92A5C">
        <w:rPr>
          <w:rFonts w:ascii="Times New Roman" w:hAnsi="Times New Roman"/>
          <w:lang w:eastAsia="x-none"/>
        </w:rPr>
        <w:t xml:space="preserve"> </w:t>
      </w:r>
      <w:r w:rsidR="00DE600C" w:rsidRPr="002C0E60">
        <w:rPr>
          <w:rFonts w:ascii="Times New Roman" w:hAnsi="Times New Roman"/>
          <w:lang w:eastAsia="x-none"/>
        </w:rPr>
        <w:t>sample size</w:t>
      </w:r>
      <w:r w:rsidR="00FC6EE1">
        <w:rPr>
          <w:rFonts w:ascii="Times New Roman" w:hAnsi="Times New Roman"/>
          <w:lang w:eastAsia="x-none"/>
        </w:rPr>
        <w:t>s</w:t>
      </w:r>
      <w:r w:rsidR="00DE600C" w:rsidRPr="002C0E60">
        <w:rPr>
          <w:rFonts w:ascii="Times New Roman" w:hAnsi="Times New Roman"/>
          <w:lang w:eastAsia="x-none"/>
        </w:rPr>
        <w:t xml:space="preserve"> as</w:t>
      </w:r>
      <w:r w:rsidR="00FC6EE1">
        <w:rPr>
          <w:rFonts w:ascii="Times New Roman" w:hAnsi="Times New Roman"/>
          <w:lang w:eastAsia="x-none"/>
        </w:rPr>
        <w:t xml:space="preserve"> the</w:t>
      </w:r>
      <w:r w:rsidR="00DE600C" w:rsidRPr="002C0E60">
        <w:rPr>
          <w:rFonts w:ascii="Times New Roman" w:hAnsi="Times New Roman"/>
          <w:lang w:eastAsia="x-none"/>
        </w:rPr>
        <w:t xml:space="preserve"> weight</w:t>
      </w:r>
      <w:r w:rsidR="00FC6EE1">
        <w:rPr>
          <w:rFonts w:ascii="Times New Roman" w:hAnsi="Times New Roman"/>
          <w:lang w:eastAsia="x-none"/>
        </w:rPr>
        <w:t>s</w:t>
      </w:r>
      <w:r w:rsidR="00DE600C" w:rsidRPr="002C0E60">
        <w:rPr>
          <w:rFonts w:ascii="Times New Roman" w:hAnsi="Times New Roman"/>
          <w:lang w:eastAsia="x-none"/>
        </w:rPr>
        <w:t xml:space="preserve"> (</w:t>
      </w:r>
      <w:hyperlink w:anchor="_ENREF_5" w:tooltip="Fletcher, 2012 #33" w:history="1">
        <w:r w:rsidR="00032288" w:rsidRPr="002C0E60">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032288" w:rsidRPr="002C0E60">
          <w:rPr>
            <w:rFonts w:ascii="Times New Roman" w:hAnsi="Times New Roman"/>
            <w:lang w:eastAsia="x-none"/>
          </w:rPr>
          <w:fldChar w:fldCharType="separate"/>
        </w:r>
        <w:r w:rsidR="00032288">
          <w:rPr>
            <w:rFonts w:ascii="Times New Roman" w:hAnsi="Times New Roman"/>
            <w:noProof/>
            <w:lang w:eastAsia="x-none"/>
          </w:rPr>
          <w:t>Fletcher &amp; Dixon 2012</w:t>
        </w:r>
        <w:r w:rsidR="00032288" w:rsidRPr="002C0E60">
          <w:rPr>
            <w:rFonts w:ascii="Times New Roman" w:hAnsi="Times New Roman"/>
            <w:lang w:eastAsia="x-none"/>
          </w:rPr>
          <w:fldChar w:fldCharType="end"/>
        </w:r>
      </w:hyperlink>
      <w:r w:rsidR="00DE600C" w:rsidRPr="002C0E60">
        <w:rPr>
          <w:rFonts w:ascii="Times New Roman" w:hAnsi="Times New Roman"/>
          <w:lang w:eastAsia="x-none"/>
        </w:rPr>
        <w:t>).</w:t>
      </w:r>
    </w:p>
    <w:p w14:paraId="4E27297B" w14:textId="77777777" w:rsidR="003E219B" w:rsidRDefault="003E219B" w:rsidP="005F41CB">
      <w:pPr>
        <w:spacing w:line="480" w:lineRule="auto"/>
        <w:contextualSpacing/>
        <w:rPr>
          <w:rFonts w:ascii="Times New Roman" w:hAnsi="Times New Roman"/>
          <w:lang w:eastAsia="x-none"/>
        </w:rPr>
      </w:pPr>
    </w:p>
    <w:p w14:paraId="3DE57A68" w14:textId="1BF98319" w:rsidR="00900840" w:rsidRPr="002C0E60" w:rsidRDefault="00900840" w:rsidP="005F41CB">
      <w:pPr>
        <w:spacing w:line="480" w:lineRule="auto"/>
        <w:contextualSpacing/>
        <w:rPr>
          <w:rFonts w:ascii="Times New Roman" w:hAnsi="Times New Roman"/>
          <w:lang w:eastAsia="x-none"/>
        </w:rPr>
      </w:pPr>
      <w:r w:rsidRPr="002C0E60">
        <w:rPr>
          <w:rFonts w:ascii="Times New Roman" w:hAnsi="Times New Roman"/>
          <w:lang w:eastAsia="x-none"/>
        </w:rPr>
        <w:t xml:space="preserve">The simplest random-effects meta-analytic model </w:t>
      </w:r>
      <w:r w:rsidR="00B4233B" w:rsidRPr="002C0E60">
        <w:rPr>
          <w:rFonts w:ascii="Times New Roman" w:hAnsi="Times New Roman"/>
          <w:lang w:eastAsia="x-none"/>
        </w:rPr>
        <w:t xml:space="preserve">using lnRR </w:t>
      </w:r>
      <w:r w:rsidRPr="002C0E60">
        <w:rPr>
          <w:rFonts w:ascii="Times New Roman" w:hAnsi="Times New Roman"/>
          <w:lang w:eastAsia="x-none"/>
        </w:rPr>
        <w:t>can be written as follows:</w:t>
      </w:r>
    </w:p>
    <w:p w14:paraId="1E27FD59" w14:textId="288EFAB8" w:rsidR="00802599" w:rsidRPr="002C0E60" w:rsidRDefault="00032288"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2C0E60" w:rsidRDefault="00032288"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37E77146" w:rsidR="00900840" w:rsidRDefault="005535C2" w:rsidP="005F41CB">
      <w:pPr>
        <w:spacing w:line="480" w:lineRule="auto"/>
        <w:contextualSpacing/>
        <w:rPr>
          <w:ins w:id="96" w:author="Shinichi Nakagawa" w:date="2021-10-04T17:18:00Z"/>
          <w:rFonts w:ascii="Times New Roman" w:hAnsi="Times New Roman"/>
        </w:rPr>
      </w:pPr>
      <w:ins w:id="97" w:author="Shinichi Nakagawa" w:date="2021-10-04T17:46:00Z">
        <w:r>
          <w:rPr>
            <w:rFonts w:ascii="Times New Roman" w:hAnsi="Times New Roman"/>
            <w:lang w:eastAsia="x-none"/>
          </w:rPr>
          <w:t>w</w:t>
        </w:r>
      </w:ins>
      <w:del w:id="98" w:author="Shinichi Nakagawa" w:date="2021-10-04T17:46:00Z">
        <w:r w:rsidR="00C34637" w:rsidRPr="002C0E60" w:rsidDel="005535C2">
          <w:rPr>
            <w:rFonts w:ascii="Times New Roman" w:hAnsi="Times New Roman"/>
            <w:lang w:eastAsia="x-none"/>
          </w:rPr>
          <w:delText>W</w:delText>
        </w:r>
      </w:del>
      <w:r w:rsidR="00E918F2" w:rsidRPr="002C0E60">
        <w:rPr>
          <w:rFonts w:ascii="Times New Roman" w:hAnsi="Times New Roman"/>
          <w:lang w:eastAsia="x-none"/>
        </w:rPr>
        <w:t>here</w:t>
      </w:r>
      <w:r w:rsidR="00C34637"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2C0E60">
        <w:rPr>
          <w:rFonts w:ascii="Times New Roman" w:hAnsi="Times New Roman"/>
          <w:lang w:eastAsia="x-none"/>
        </w:rPr>
        <w:t xml:space="preserve"> is the overall estimate (or meta-analytic </w:t>
      </w:r>
      <w:r w:rsidR="00C34637" w:rsidRPr="005F41CB">
        <w:rPr>
          <w:rFonts w:ascii="Times New Roman" w:hAnsi="Times New Roman"/>
          <w:lang w:eastAsia="x-none"/>
        </w:rPr>
        <w:t>mean);</w:t>
      </w:r>
      <w:r w:rsidR="00E918F2" w:rsidRPr="005F41CB">
        <w:rPr>
          <w:rFonts w:ascii="Times New Roman" w:hAnsi="Times New Roman"/>
          <w:lang w:eastAsia="x-none"/>
        </w:rPr>
        <w:t xml:space="preserve"> </w:t>
      </w:r>
      <w:r w:rsidR="00E918F2" w:rsidRPr="005F41CB">
        <w:rPr>
          <w:rFonts w:ascii="Times New Roman" w:hAnsi="Times New Roman"/>
          <w:i/>
          <w:iCs/>
          <w:lang w:eastAsia="x-none"/>
        </w:rPr>
        <w:t>s</w:t>
      </w:r>
      <w:r w:rsidR="00E918F2" w:rsidRPr="005F41CB">
        <w:rPr>
          <w:rFonts w:ascii="Times New Roman" w:hAnsi="Times New Roman"/>
          <w:vertAlign w:val="subscript"/>
          <w:lang w:eastAsia="x-none"/>
        </w:rPr>
        <w:t>i</w:t>
      </w:r>
      <w:r w:rsidR="00E918F2" w:rsidRPr="005F41CB">
        <w:rPr>
          <w:rFonts w:ascii="Times New Roman" w:hAnsi="Times New Roman"/>
          <w:lang w:eastAsia="x-none"/>
        </w:rPr>
        <w:t xml:space="preserve"> is the between-study effect for the </w:t>
      </w:r>
      <w:r w:rsidR="00E918F2" w:rsidRPr="005F41CB">
        <w:rPr>
          <w:rFonts w:ascii="Times New Roman" w:hAnsi="Times New Roman"/>
          <w:i/>
          <w:iCs/>
          <w:lang w:eastAsia="x-none"/>
        </w:rPr>
        <w:t>i</w:t>
      </w:r>
      <w:r w:rsidR="00E918F2" w:rsidRPr="005F41CB">
        <w:rPr>
          <w:rFonts w:ascii="Times New Roman" w:hAnsi="Times New Roman"/>
          <w:lang w:eastAsia="x-none"/>
        </w:rPr>
        <w:t xml:space="preserve">th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5F41CB">
        <w:rPr>
          <w:rFonts w:ascii="Times New Roman" w:hAnsi="Times New Roman"/>
        </w:rPr>
        <w:t xml:space="preserve"> (</w:t>
      </w:r>
      <w:del w:id="99" w:author="Shinichi Nakagawa" w:date="2022-02-13T12:01:00Z">
        <w:r w:rsidR="00073267" w:rsidRPr="005F41CB" w:rsidDel="00882D91">
          <w:rPr>
            <w:rFonts w:ascii="Times New Roman" w:hAnsi="Times New Roman"/>
          </w:rPr>
          <w:delText>often</w:delText>
        </w:r>
      </w:del>
      <w:ins w:id="100" w:author="Shinichi Nakagawa" w:date="2022-02-13T12:01:00Z">
        <w:r w:rsidR="00882D91">
          <w:rPr>
            <w:rFonts w:ascii="Times New Roman" w:hAnsi="Times New Roman"/>
          </w:rPr>
          <w:t>sometimes</w:t>
        </w:r>
      </w:ins>
      <w:r w:rsidR="00073267" w:rsidRPr="005F41CB">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5F41CB">
        <w:rPr>
          <w:rFonts w:ascii="Times New Roman" w:hAnsi="Times New Roman"/>
        </w:rPr>
        <w:t>)</w:t>
      </w:r>
      <w:r w:rsidR="00E918F2" w:rsidRPr="005F41CB">
        <w:rPr>
          <w:rFonts w:ascii="Times New Roman" w:hAnsi="Times New Roman"/>
          <w:lang w:eastAsia="x-none"/>
        </w:rPr>
        <w:t xml:space="preserve">, </w:t>
      </w:r>
      <w:del w:id="101" w:author="Shinichi Nakagawa" w:date="2021-10-04T17:12:00Z">
        <w:r w:rsidR="00E918F2" w:rsidRPr="005F41CB" w:rsidDel="003738F5">
          <w:rPr>
            <w:rFonts w:ascii="Times New Roman" w:hAnsi="Times New Roman"/>
            <w:lang w:eastAsia="x-none"/>
          </w:rPr>
          <w:delText xml:space="preserve">and </w:delText>
        </w:r>
      </w:del>
      <w:r w:rsidR="00E918F2" w:rsidRPr="005F41CB">
        <w:rPr>
          <w:rFonts w:ascii="Times New Roman" w:hAnsi="Times New Roman"/>
          <w:i/>
          <w:iCs/>
          <w:lang w:eastAsia="x-none"/>
        </w:rPr>
        <w:t>m</w:t>
      </w:r>
      <w:r w:rsidR="00E918F2" w:rsidRPr="005F41CB">
        <w:rPr>
          <w:rFonts w:ascii="Times New Roman" w:hAnsi="Times New Roman"/>
          <w:i/>
          <w:iCs/>
          <w:vertAlign w:val="subscript"/>
          <w:lang w:eastAsia="x-none"/>
        </w:rPr>
        <w:t>i</w:t>
      </w:r>
      <w:r w:rsidR="00E918F2" w:rsidRPr="005F41CB">
        <w:rPr>
          <w:rFonts w:ascii="Times New Roman" w:hAnsi="Times New Roman"/>
          <w:vertAlign w:val="subscript"/>
          <w:lang w:eastAsia="x-none"/>
        </w:rPr>
        <w:t xml:space="preserve"> </w:t>
      </w:r>
      <w:r w:rsidR="00E918F2" w:rsidRPr="005F41CB">
        <w:rPr>
          <w:rFonts w:ascii="Times New Roman" w:hAnsi="Times New Roman"/>
          <w:lang w:eastAsia="x-none"/>
        </w:rPr>
        <w:t xml:space="preserve">is the sampling error for the </w:t>
      </w:r>
      <w:r w:rsidR="00E918F2" w:rsidRPr="005F41CB">
        <w:rPr>
          <w:rFonts w:ascii="Times New Roman" w:hAnsi="Times New Roman"/>
          <w:i/>
          <w:iCs/>
          <w:lang w:eastAsia="x-none"/>
        </w:rPr>
        <w:t>i</w:t>
      </w:r>
      <w:r w:rsidR="00E918F2" w:rsidRPr="005F41CB">
        <w:rPr>
          <w:rFonts w:ascii="Times New Roman" w:hAnsi="Times New Roman"/>
          <w:lang w:eastAsia="x-none"/>
        </w:rPr>
        <w:t>th effect size, distributed with</w:t>
      </w:r>
      <w:r w:rsidR="00E918F2" w:rsidRPr="002C0E60">
        <w:rPr>
          <w:rFonts w:ascii="Times New Roman" w:hAnsi="Times New Roman"/>
          <w:lang w:eastAsia="x-none"/>
        </w:rPr>
        <w:t xml:space="preserve"> the </w:t>
      </w:r>
      <w:r w:rsidR="00E918F2" w:rsidRPr="002C0E60">
        <w:rPr>
          <w:rFonts w:ascii="Times New Roman" w:hAnsi="Times New Roman"/>
          <w:i/>
          <w:iCs/>
          <w:lang w:eastAsia="x-none"/>
        </w:rPr>
        <w:t>i</w:t>
      </w:r>
      <w:r w:rsidR="00E918F2" w:rsidRPr="002C0E60">
        <w:rPr>
          <w:rFonts w:ascii="Times New Roman" w:hAnsi="Times New Roman"/>
          <w:lang w:eastAsia="x-none"/>
        </w:rPr>
        <w:t xml:space="preserve">th sampling variance (note that </w:t>
      </w:r>
      <w:r w:rsidR="00E918F2" w:rsidRPr="002C0E60">
        <w:rPr>
          <w:rFonts w:ascii="Times New Roman" w:hAnsi="Times New Roman"/>
          <w:i/>
          <w:iCs/>
        </w:rPr>
        <w:t>i</w:t>
      </w:r>
      <w:r w:rsidR="00E918F2" w:rsidRPr="002C0E60">
        <w:rPr>
          <w:rFonts w:ascii="Times New Roman" w:hAnsi="Times New Roman"/>
        </w:rPr>
        <w:t xml:space="preserve"> = 1, 2, …, </w:t>
      </w:r>
      <w:r w:rsidR="007C3FC3" w:rsidRPr="002C0E60">
        <w:rPr>
          <w:rFonts w:ascii="Times New Roman" w:hAnsi="Times New Roman"/>
          <w:i/>
          <w:iCs/>
        </w:rPr>
        <w:t xml:space="preserve"> N</w:t>
      </w:r>
      <w:r w:rsidR="007C3FC3" w:rsidRPr="002C0E60">
        <w:rPr>
          <w:rFonts w:ascii="Times New Roman" w:hAnsi="Times New Roman"/>
          <w:i/>
          <w:iCs/>
          <w:vertAlign w:val="subscript"/>
        </w:rPr>
        <w:t>effect-size</w:t>
      </w:r>
      <w:r w:rsidR="007C3FC3" w:rsidRPr="002C0E60">
        <w:rPr>
          <w:rFonts w:ascii="Times New Roman" w:hAnsi="Times New Roman"/>
        </w:rPr>
        <w:t xml:space="preserve">, </w:t>
      </w:r>
      <w:r w:rsidR="00E918F2" w:rsidRPr="002C0E60">
        <w:rPr>
          <w:rFonts w:ascii="Times New Roman" w:hAnsi="Times New Roman"/>
        </w:rPr>
        <w:t>the number of effect sizes</w:t>
      </w:r>
      <w:r w:rsidR="007A6AEB" w:rsidRPr="002C0E60">
        <w:rPr>
          <w:rFonts w:ascii="Times New Roman" w:hAnsi="Times New Roman"/>
        </w:rPr>
        <w:t xml:space="preserve"> = </w:t>
      </w:r>
      <w:r w:rsidR="007A6AEB" w:rsidRPr="002C0E60">
        <w:rPr>
          <w:rFonts w:ascii="Times New Roman" w:hAnsi="Times New Roman"/>
          <w:i/>
          <w:iCs/>
        </w:rPr>
        <w:t>N</w:t>
      </w:r>
      <w:r w:rsidR="007A6AEB" w:rsidRPr="002C0E60">
        <w:rPr>
          <w:rFonts w:ascii="Times New Roman" w:hAnsi="Times New Roman"/>
          <w:i/>
          <w:iCs/>
          <w:vertAlign w:val="subscript"/>
        </w:rPr>
        <w:t>study</w:t>
      </w:r>
      <w:r w:rsidR="00DB0295" w:rsidRPr="002C0E60">
        <w:rPr>
          <w:rFonts w:ascii="Times New Roman" w:hAnsi="Times New Roman"/>
        </w:rPr>
        <w:t>, the number of studies</w:t>
      </w:r>
      <w:r w:rsidR="00E918F2" w:rsidRPr="002C0E60">
        <w:rPr>
          <w:rFonts w:ascii="Times New Roman" w:hAnsi="Times New Roman"/>
          <w:lang w:eastAsia="x-none"/>
        </w:rPr>
        <w:t>)</w:t>
      </w:r>
      <w:r w:rsidR="00732BA4" w:rsidRPr="002C0E60">
        <w:rPr>
          <w:rFonts w:ascii="Times New Roman" w:hAnsi="Times New Roman"/>
          <w:lang w:eastAsia="x-none"/>
        </w:rPr>
        <w:t xml:space="preserve">. Note we assume </w:t>
      </w:r>
      <w:r w:rsidR="00BA4676">
        <w:rPr>
          <w:rFonts w:ascii="Times New Roman" w:hAnsi="Times New Roman"/>
          <w:lang w:eastAsia="x-none"/>
        </w:rPr>
        <w:t xml:space="preserve">here </w:t>
      </w:r>
      <w:r w:rsidR="00732BA4" w:rsidRPr="002C0E60">
        <w:rPr>
          <w:rFonts w:ascii="Times New Roman" w:hAnsi="Times New Roman"/>
          <w:lang w:eastAsia="x-none"/>
        </w:rPr>
        <w:t>that the sample variance of lnRR is known</w:t>
      </w:r>
      <w:r w:rsidR="007D3253" w:rsidRPr="002C0E60">
        <w:rPr>
          <w:rFonts w:ascii="Times New Roman" w:hAnsi="Times New Roman"/>
          <w:lang w:eastAsia="x-none"/>
        </w:rPr>
        <w:t xml:space="preserve">; that is, we use either Equation 2 or 5 as </w:t>
      </w:r>
      <w:r w:rsidR="009F4693" w:rsidRPr="002C0E60">
        <w:rPr>
          <w:rFonts w:ascii="Times New Roman" w:hAnsi="Times New Roman"/>
          <w:lang w:eastAsia="x-none"/>
        </w:rPr>
        <w:lastRenderedPageBreak/>
        <w:t>true sampling variances</w:t>
      </w:r>
      <w:r w:rsidR="00385375"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2C0E60">
        <w:rPr>
          <w:rFonts w:ascii="Times New Roman" w:hAnsi="Times New Roman"/>
          <w:lang w:eastAsia="x-none"/>
        </w:rPr>
        <w:t xml:space="preserve">) in Equation </w:t>
      </w:r>
      <w:r w:rsidR="006025EE">
        <w:rPr>
          <w:rFonts w:ascii="Times New Roman" w:hAnsi="Times New Roman"/>
          <w:lang w:eastAsia="x-none"/>
        </w:rPr>
        <w:t>9</w:t>
      </w:r>
      <w:r w:rsidR="007D3253" w:rsidRPr="002C0E60">
        <w:rPr>
          <w:rFonts w:ascii="Times New Roman" w:hAnsi="Times New Roman"/>
          <w:lang w:eastAsia="x-none"/>
        </w:rPr>
        <w:t>.</w:t>
      </w:r>
      <w:ins w:id="102" w:author="Shinichi Nakagawa" w:date="2021-10-04T17:12:00Z">
        <w:r w:rsidR="003738F5">
          <w:rPr>
            <w:rFonts w:ascii="Times New Roman" w:hAnsi="Times New Roman"/>
            <w:lang w:eastAsia="x-none"/>
          </w:rPr>
          <w:t xml:space="preserve"> </w:t>
        </w:r>
      </w:ins>
      <w:ins w:id="103" w:author="Shinichi Nakagawa" w:date="2021-10-04T17:14:00Z">
        <w:r w:rsidR="0032428A">
          <w:rPr>
            <w:rFonts w:ascii="Times New Roman" w:hAnsi="Times New Roman"/>
            <w:lang w:eastAsia="x-none"/>
          </w:rPr>
          <w:t xml:space="preserve">Also, </w:t>
        </w:r>
        <w:r w:rsidR="00A82920">
          <w:rPr>
            <w:rFonts w:ascii="Times New Roman" w:hAnsi="Times New Roman"/>
            <w:lang w:eastAsia="x-none"/>
          </w:rPr>
          <w:t xml:space="preserve">the ratio </w:t>
        </w:r>
      </w:ins>
      <w:ins w:id="104" w:author="Shinichi Nakagawa" w:date="2021-10-04T17:17:00Z">
        <w:r w:rsidR="00017E05">
          <w:rPr>
            <w:rFonts w:ascii="Times New Roman" w:hAnsi="Times New Roman"/>
            <w:lang w:eastAsia="x-none"/>
          </w:rPr>
          <w:t>between</w:t>
        </w:r>
      </w:ins>
      <w:ins w:id="105" w:author="Shinichi Nakagawa" w:date="2021-10-04T17:14:00Z">
        <w:r w:rsidR="00A82920">
          <w:rPr>
            <w:rFonts w:ascii="Times New Roman" w:hAnsi="Times New Roman"/>
            <w:lang w:eastAsia="x-none"/>
          </w:rPr>
          <w:t xml:space="preserve"> </w:t>
        </w:r>
      </w:ins>
      <m:oMath>
        <m:sSubSup>
          <m:sSubSupPr>
            <m:ctrlPr>
              <w:ins w:id="106" w:author="Shinichi Nakagawa" w:date="2021-10-04T17:15:00Z">
                <w:rPr>
                  <w:rFonts w:ascii="Cambria Math" w:hAnsi="Cambria Math"/>
                </w:rPr>
              </w:ins>
            </m:ctrlPr>
          </m:sSubSupPr>
          <m:e>
            <m:r>
              <w:ins w:id="107" w:author="Shinichi Nakagawa" w:date="2021-10-04T17:15:00Z">
                <w:rPr>
                  <w:rFonts w:ascii="Cambria Math" w:hAnsi="Cambria Math"/>
                </w:rPr>
                <m:t>σ</m:t>
              </w:ins>
            </m:r>
          </m:e>
          <m:sub>
            <m:r>
              <w:ins w:id="108" w:author="Shinichi Nakagawa" w:date="2021-10-04T17:15:00Z">
                <w:rPr>
                  <w:rFonts w:ascii="Cambria Math" w:hAnsi="Cambria Math"/>
                </w:rPr>
                <m:t>s</m:t>
              </w:ins>
            </m:r>
          </m:sub>
          <m:sup>
            <m:r>
              <w:ins w:id="109" w:author="Shinichi Nakagawa" w:date="2021-10-04T17:15:00Z">
                <w:rPr>
                  <w:rFonts w:ascii="Cambria Math" w:hAnsi="Cambria Math"/>
                </w:rPr>
                <m:t>2</m:t>
              </w:ins>
            </m:r>
          </m:sup>
        </m:sSubSup>
      </m:oMath>
      <w:ins w:id="110" w:author="Shinichi Nakagawa" w:date="2021-10-04T17:16:00Z">
        <w:r w:rsidR="00017E05">
          <w:rPr>
            <w:rFonts w:ascii="Times New Roman" w:hAnsi="Times New Roman"/>
          </w:rPr>
          <w:t xml:space="preserve"> a</w:t>
        </w:r>
      </w:ins>
      <w:ins w:id="111" w:author="Shinichi Nakagawa" w:date="2021-10-04T17:17:00Z">
        <w:r w:rsidR="00017E05">
          <w:rPr>
            <w:rFonts w:ascii="Times New Roman" w:hAnsi="Times New Roman"/>
          </w:rPr>
          <w:t xml:space="preserve">nd the total variance is often used </w:t>
        </w:r>
        <w:r w:rsidR="00447183">
          <w:rPr>
            <w:rFonts w:ascii="Times New Roman" w:hAnsi="Times New Roman"/>
          </w:rPr>
          <w:t xml:space="preserve">to </w:t>
        </w:r>
      </w:ins>
      <w:ins w:id="112" w:author="Shinichi Nakagawa" w:date="2021-10-04T17:18:00Z">
        <w:r w:rsidR="00447183">
          <w:rPr>
            <w:rFonts w:ascii="Times New Roman" w:hAnsi="Times New Roman"/>
          </w:rPr>
          <w:t xml:space="preserve">quantify </w:t>
        </w:r>
        <w:r w:rsidR="00665A57">
          <w:rPr>
            <w:rFonts w:ascii="Times New Roman" w:hAnsi="Times New Roman"/>
          </w:rPr>
          <w:t>heterogeneity</w:t>
        </w:r>
      </w:ins>
      <w:ins w:id="113" w:author="Shinichi Nakagawa" w:date="2021-10-04T17:50:00Z">
        <w:r w:rsidR="00A01B91">
          <w:rPr>
            <w:rFonts w:ascii="Times New Roman" w:hAnsi="Times New Roman"/>
          </w:rPr>
          <w:t xml:space="preserve"> (</w:t>
        </w:r>
        <w:r w:rsidR="00A01B91" w:rsidRPr="00A01B91">
          <w:rPr>
            <w:rFonts w:ascii="Times New Roman" w:hAnsi="Times New Roman"/>
            <w:i/>
            <w:iCs/>
            <w:rPrChange w:id="114" w:author="Shinichi Nakagawa" w:date="2021-10-04T17:50:00Z">
              <w:rPr>
                <w:rFonts w:ascii="Times New Roman" w:hAnsi="Times New Roman"/>
              </w:rPr>
            </w:rPrChange>
          </w:rPr>
          <w:t>I</w:t>
        </w:r>
        <w:r w:rsidR="00A01B91" w:rsidRPr="00A01B91">
          <w:rPr>
            <w:rFonts w:ascii="Times New Roman" w:hAnsi="Times New Roman"/>
            <w:vertAlign w:val="superscript"/>
            <w:rPrChange w:id="115" w:author="Shinichi Nakagawa" w:date="2021-10-04T17:50:00Z">
              <w:rPr>
                <w:rFonts w:ascii="Times New Roman" w:hAnsi="Times New Roman"/>
              </w:rPr>
            </w:rPrChange>
          </w:rPr>
          <w:t>2</w:t>
        </w:r>
        <w:r w:rsidR="00A01B91">
          <w:rPr>
            <w:rFonts w:ascii="Times New Roman" w:hAnsi="Times New Roman"/>
          </w:rPr>
          <w:t>)</w:t>
        </w:r>
      </w:ins>
      <w:ins w:id="116" w:author="Shinichi Nakagawa" w:date="2021-10-04T17:18:00Z">
        <w:r w:rsidR="00665A57">
          <w:rPr>
            <w:rFonts w:ascii="Times New Roman" w:hAnsi="Times New Roman"/>
          </w:rPr>
          <w:t xml:space="preserve">, </w:t>
        </w:r>
      </w:ins>
      <w:ins w:id="117" w:author="Shinichi Nakagawa" w:date="2021-10-04T17:49:00Z">
        <w:r w:rsidR="00A01B91">
          <w:rPr>
            <w:rFonts w:ascii="Times New Roman" w:hAnsi="Times New Roman"/>
          </w:rPr>
          <w:t>written as</w:t>
        </w:r>
      </w:ins>
      <w:ins w:id="118" w:author="Shinichi Nakagawa" w:date="2021-10-04T17:18:00Z">
        <w:r w:rsidR="00665A57">
          <w:rPr>
            <w:rFonts w:ascii="Times New Roman" w:hAnsi="Times New Roman"/>
          </w:rPr>
          <w:t>:</w:t>
        </w:r>
      </w:ins>
      <w:del w:id="119" w:author="Shinichi Nakagawa" w:date="2021-10-04T17:10:00Z">
        <w:r w:rsidR="007D3253" w:rsidRPr="002C0E60" w:rsidDel="00B13343">
          <w:rPr>
            <w:rFonts w:ascii="Times New Roman" w:hAnsi="Times New Roman"/>
            <w:lang w:eastAsia="x-none"/>
          </w:rPr>
          <w:delText xml:space="preserve"> </w:delText>
        </w:r>
        <w:r w:rsidR="00AE5E1A" w:rsidRPr="002C0E60" w:rsidDel="00B13343">
          <w:rPr>
            <w:rFonts w:ascii="Times New Roman" w:hAnsi="Times New Roman"/>
            <w:lang w:eastAsia="x-none"/>
          </w:rPr>
          <w:delText xml:space="preserve"> </w:delText>
        </w:r>
      </w:del>
    </w:p>
    <w:p w14:paraId="4FD21035" w14:textId="40C53917" w:rsidR="005535C2" w:rsidRDefault="00032288" w:rsidP="005535C2">
      <w:pPr>
        <w:pStyle w:val="FirstParagraph"/>
        <w:rPr>
          <w:ins w:id="120" w:author="Shinichi Nakagawa" w:date="2021-10-04T17:45:00Z"/>
        </w:rPr>
      </w:pPr>
      <m:oMathPara>
        <m:oMathParaPr>
          <m:jc m:val="center"/>
        </m:oMathParaPr>
        <m:oMath>
          <m:sSup>
            <m:sSupPr>
              <m:ctrlPr>
                <w:ins w:id="121" w:author="Shinichi Nakagawa" w:date="2021-10-04T17:45:00Z">
                  <w:rPr>
                    <w:rFonts w:ascii="Cambria Math" w:hAnsi="Cambria Math"/>
                  </w:rPr>
                </w:ins>
              </m:ctrlPr>
            </m:sSupPr>
            <m:e>
              <m:r>
                <w:ins w:id="122" w:author="Shinichi Nakagawa" w:date="2021-10-04T17:45:00Z">
                  <w:rPr>
                    <w:rFonts w:ascii="Cambria Math" w:hAnsi="Cambria Math"/>
                  </w:rPr>
                  <m:t>I</m:t>
                </w:ins>
              </m:r>
            </m:e>
            <m:sup>
              <m:r>
                <w:ins w:id="123" w:author="Shinichi Nakagawa" w:date="2021-10-04T17:45:00Z">
                  <w:rPr>
                    <w:rFonts w:ascii="Cambria Math" w:hAnsi="Cambria Math"/>
                  </w:rPr>
                  <m:t>2</m:t>
                </w:ins>
              </m:r>
            </m:sup>
          </m:sSup>
          <m:r>
            <w:ins w:id="124" w:author="Shinichi Nakagawa" w:date="2021-10-04T17:45:00Z">
              <w:rPr>
                <w:rFonts w:ascii="Cambria Math" w:hAnsi="Cambria Math"/>
              </w:rPr>
              <m:t>=</m:t>
            </w:ins>
          </m:r>
          <m:f>
            <m:fPr>
              <m:ctrlPr>
                <w:ins w:id="125" w:author="Shinichi Nakagawa" w:date="2021-10-04T17:45:00Z">
                  <w:rPr>
                    <w:rFonts w:ascii="Cambria Math" w:hAnsi="Cambria Math"/>
                  </w:rPr>
                </w:ins>
              </m:ctrlPr>
            </m:fPr>
            <m:num>
              <m:sSubSup>
                <m:sSubSupPr>
                  <m:ctrlPr>
                    <w:ins w:id="126" w:author="Shinichi Nakagawa" w:date="2021-10-04T17:45:00Z">
                      <w:rPr>
                        <w:rFonts w:ascii="Cambria Math" w:hAnsi="Cambria Math"/>
                      </w:rPr>
                    </w:ins>
                  </m:ctrlPr>
                </m:sSubSupPr>
                <m:e>
                  <m:r>
                    <w:ins w:id="127" w:author="Shinichi Nakagawa" w:date="2021-10-04T17:45:00Z">
                      <w:rPr>
                        <w:rFonts w:ascii="Cambria Math" w:hAnsi="Cambria Math"/>
                      </w:rPr>
                      <m:t>σ</m:t>
                    </w:ins>
                  </m:r>
                </m:e>
                <m:sub>
                  <m:r>
                    <w:ins w:id="128" w:author="Shinichi Nakagawa" w:date="2021-10-04T17:45:00Z">
                      <w:rPr>
                        <w:rFonts w:ascii="Cambria Math" w:hAnsi="Cambria Math"/>
                      </w:rPr>
                      <m:t>s</m:t>
                    </w:ins>
                  </m:r>
                </m:sub>
                <m:sup>
                  <m:r>
                    <w:ins w:id="129" w:author="Shinichi Nakagawa" w:date="2021-10-04T17:45:00Z">
                      <w:rPr>
                        <w:rFonts w:ascii="Cambria Math" w:hAnsi="Cambria Math"/>
                      </w:rPr>
                      <m:t>2</m:t>
                    </w:ins>
                  </m:r>
                </m:sup>
              </m:sSubSup>
            </m:num>
            <m:den>
              <m:sSubSup>
                <m:sSubSupPr>
                  <m:ctrlPr>
                    <w:ins w:id="130" w:author="Shinichi Nakagawa" w:date="2021-10-04T17:45:00Z">
                      <w:rPr>
                        <w:rFonts w:ascii="Cambria Math" w:hAnsi="Cambria Math"/>
                      </w:rPr>
                    </w:ins>
                  </m:ctrlPr>
                </m:sSubSupPr>
                <m:e>
                  <m:r>
                    <w:ins w:id="131" w:author="Shinichi Nakagawa" w:date="2021-10-04T17:45:00Z">
                      <w:rPr>
                        <w:rFonts w:ascii="Cambria Math" w:hAnsi="Cambria Math"/>
                      </w:rPr>
                      <m:t>σ</m:t>
                    </w:ins>
                  </m:r>
                </m:e>
                <m:sub>
                  <m:r>
                    <w:ins w:id="132" w:author="Shinichi Nakagawa" w:date="2021-10-04T17:45:00Z">
                      <w:rPr>
                        <w:rFonts w:ascii="Cambria Math" w:hAnsi="Cambria Math"/>
                      </w:rPr>
                      <m:t>s</m:t>
                    </w:ins>
                  </m:r>
                </m:sub>
                <m:sup>
                  <m:r>
                    <w:ins w:id="133" w:author="Shinichi Nakagawa" w:date="2021-10-04T17:45:00Z">
                      <w:rPr>
                        <w:rFonts w:ascii="Cambria Math" w:hAnsi="Cambria Math"/>
                      </w:rPr>
                      <m:t>2</m:t>
                    </w:ins>
                  </m:r>
                </m:sup>
              </m:sSubSup>
              <m:r>
                <w:ins w:id="134" w:author="Shinichi Nakagawa" w:date="2021-10-04T17:45:00Z">
                  <w:rPr>
                    <w:rFonts w:ascii="Cambria Math" w:hAnsi="Cambria Math"/>
                  </w:rPr>
                  <m:t>+</m:t>
                </w:ins>
              </m:r>
              <m:acc>
                <m:accPr>
                  <m:chr m:val="‾"/>
                  <m:ctrlPr>
                    <w:ins w:id="135" w:author="Shinichi Nakagawa" w:date="2021-10-04T17:45:00Z">
                      <w:rPr>
                        <w:rFonts w:ascii="Cambria Math" w:hAnsi="Cambria Math"/>
                      </w:rPr>
                    </w:ins>
                  </m:ctrlPr>
                </m:accPr>
                <m:e>
                  <m:r>
                    <w:ins w:id="136" w:author="Shinichi Nakagawa" w:date="2021-10-04T17:45:00Z">
                      <w:rPr>
                        <w:rFonts w:ascii="Cambria Math" w:hAnsi="Cambria Math"/>
                      </w:rPr>
                      <m:t>v</m:t>
                    </w:ins>
                  </m:r>
                </m:e>
              </m:acc>
            </m:den>
          </m:f>
          <m:r>
            <w:ins w:id="137" w:author="Shinichi Nakagawa" w:date="2021-10-04T17:45:00Z">
              <w:rPr>
                <w:rFonts w:ascii="Cambria Math" w:hAnsi="Cambria Math"/>
              </w:rPr>
              <m:t>,         (10)</m:t>
            </w:ins>
          </m:r>
        </m:oMath>
      </m:oMathPara>
    </w:p>
    <w:p w14:paraId="0CBAD6A5" w14:textId="6CA33856" w:rsidR="00665A57" w:rsidRPr="00665A57" w:rsidDel="009A45DB" w:rsidRDefault="005535C2" w:rsidP="005F41CB">
      <w:pPr>
        <w:spacing w:line="480" w:lineRule="auto"/>
        <w:contextualSpacing/>
        <w:rPr>
          <w:del w:id="138" w:author="Shinichi Nakagawa" w:date="2021-10-04T17:48:00Z"/>
          <w:rFonts w:ascii="Times New Roman" w:hAnsi="Times New Roman"/>
          <w:lang w:eastAsia="x-none"/>
        </w:rPr>
      </w:pPr>
      <w:ins w:id="139" w:author="Shinichi Nakagawa" w:date="2021-10-04T17:46:00Z">
        <w:r>
          <w:rPr>
            <w:rFonts w:ascii="Times New Roman" w:hAnsi="Times New Roman"/>
            <w:lang w:eastAsia="x-none"/>
          </w:rPr>
          <w:t>w</w:t>
        </w:r>
      </w:ins>
      <w:ins w:id="140" w:author="Shinichi Nakagawa" w:date="2021-10-04T17:45:00Z">
        <w:r>
          <w:rPr>
            <w:rFonts w:ascii="Times New Roman" w:hAnsi="Times New Roman"/>
            <w:lang w:eastAsia="x-none"/>
          </w:rPr>
          <w:t>here</w:t>
        </w:r>
      </w:ins>
      <w:ins w:id="141" w:author="Shinichi Nakagawa" w:date="2021-10-04T17:46:00Z">
        <w:r w:rsidR="009A45DB">
          <w:rPr>
            <w:rFonts w:ascii="Times New Roman" w:hAnsi="Times New Roman"/>
            <w:lang w:eastAsia="x-none"/>
          </w:rPr>
          <w:t xml:space="preserve"> </w:t>
        </w:r>
      </w:ins>
      <m:oMath>
        <m:acc>
          <m:accPr>
            <m:chr m:val="‾"/>
            <m:ctrlPr>
              <w:ins w:id="142" w:author="Shinichi Nakagawa" w:date="2021-10-04T17:50:00Z">
                <w:rPr>
                  <w:rFonts w:ascii="Cambria Math" w:hAnsi="Cambria Math"/>
                </w:rPr>
              </w:ins>
            </m:ctrlPr>
          </m:accPr>
          <m:e>
            <m:r>
              <w:ins w:id="143" w:author="Shinichi Nakagawa" w:date="2021-10-04T17:50:00Z">
                <w:rPr>
                  <w:rFonts w:ascii="Cambria Math" w:hAnsi="Cambria Math"/>
                </w:rPr>
                <m:t>v</m:t>
              </w:ins>
            </m:r>
          </m:e>
        </m:acc>
      </m:oMath>
      <w:ins w:id="144" w:author="Shinichi Nakagawa" w:date="2021-10-04T17:45:00Z">
        <w:r>
          <w:rPr>
            <w:rFonts w:ascii="Times New Roman" w:hAnsi="Times New Roman"/>
            <w:lang w:eastAsia="x-none"/>
          </w:rPr>
          <w:t xml:space="preserve"> </w:t>
        </w:r>
      </w:ins>
      <w:ins w:id="145" w:author="Shinichi Nakagawa" w:date="2021-10-04T17:46:00Z">
        <w:r w:rsidR="009A45DB">
          <w:rPr>
            <w:rFonts w:ascii="Times New Roman" w:hAnsi="Times New Roman"/>
            <w:lang w:eastAsia="x-none"/>
          </w:rPr>
          <w:t xml:space="preserve">is known as a ‘typical’ </w:t>
        </w:r>
      </w:ins>
      <w:ins w:id="146" w:author="Shinichi Nakagawa" w:date="2021-10-04T17:51:00Z">
        <w:r w:rsidR="00AB0A98">
          <w:rPr>
            <w:rFonts w:ascii="Times New Roman" w:hAnsi="Times New Roman"/>
            <w:lang w:eastAsia="x-none"/>
          </w:rPr>
          <w:t xml:space="preserve">(or ‘average’) </w:t>
        </w:r>
      </w:ins>
      <w:ins w:id="147" w:author="Shinichi Nakagawa" w:date="2021-10-04T17:46:00Z">
        <w:r w:rsidR="009A45DB">
          <w:rPr>
            <w:rFonts w:ascii="Times New Roman" w:hAnsi="Times New Roman"/>
            <w:lang w:eastAsia="x-none"/>
          </w:rPr>
          <w:t>sampling variance</w:t>
        </w:r>
      </w:ins>
      <w:ins w:id="148" w:author="Shinichi Nakagawa" w:date="2022-02-13T09:30:00Z">
        <w:r w:rsidR="003D577B">
          <w:rPr>
            <w:rFonts w:ascii="Times New Roman" w:hAnsi="Times New Roman"/>
            <w:lang w:eastAsia="x-none"/>
          </w:rPr>
          <w:t xml:space="preserve"> (originally refer</w:t>
        </w:r>
      </w:ins>
      <w:ins w:id="149" w:author="Shinichi Nakagawa" w:date="2022-02-13T09:31:00Z">
        <w:r w:rsidR="003D577B">
          <w:rPr>
            <w:rFonts w:ascii="Times New Roman" w:hAnsi="Times New Roman"/>
            <w:lang w:eastAsia="x-none"/>
          </w:rPr>
          <w:t xml:space="preserve">red to as ‘typical within-study variance’; </w:t>
        </w:r>
        <w:r w:rsidR="003D577B" w:rsidRPr="003D577B">
          <w:rPr>
            <w:rFonts w:ascii="Times New Roman" w:hAnsi="Times New Roman"/>
            <w:i/>
            <w:iCs/>
            <w:lang w:eastAsia="x-none"/>
            <w:rPrChange w:id="150" w:author="Shinichi Nakagawa" w:date="2022-02-13T09:31:00Z">
              <w:rPr>
                <w:rFonts w:ascii="Times New Roman" w:hAnsi="Times New Roman"/>
                <w:lang w:eastAsia="x-none"/>
              </w:rPr>
            </w:rPrChange>
          </w:rPr>
          <w:t>sensu</w:t>
        </w:r>
        <w:r w:rsidR="003D577B">
          <w:rPr>
            <w:rFonts w:ascii="Times New Roman" w:hAnsi="Times New Roman"/>
            <w:lang w:eastAsia="x-none"/>
          </w:rPr>
          <w:t xml:space="preserve"> REF)</w:t>
        </w:r>
      </w:ins>
      <w:ins w:id="151" w:author="Shinichi Nakagawa" w:date="2021-10-04T17:49:00Z">
        <w:r w:rsidR="00EE0857">
          <w:rPr>
            <w:rFonts w:ascii="Times New Roman" w:hAnsi="Times New Roman"/>
            <w:lang w:eastAsia="x-none"/>
          </w:rPr>
          <w:t>, which has several ways of estimating (</w:t>
        </w:r>
        <w:commentRangeStart w:id="152"/>
        <w:r w:rsidR="00EE0857">
          <w:rPr>
            <w:rFonts w:ascii="Times New Roman" w:hAnsi="Times New Roman"/>
            <w:lang w:eastAsia="x-none"/>
          </w:rPr>
          <w:t xml:space="preserve">REF). </w:t>
        </w:r>
      </w:ins>
    </w:p>
    <w:commentRangeEnd w:id="152"/>
    <w:p w14:paraId="09DC8721" w14:textId="64A5045C" w:rsidR="009A45DB" w:rsidRDefault="00EC5074">
      <w:pPr>
        <w:spacing w:line="480" w:lineRule="auto"/>
        <w:contextualSpacing/>
        <w:rPr>
          <w:ins w:id="153" w:author="Shinichi Nakagawa" w:date="2021-10-04T17:47:00Z"/>
        </w:rPr>
        <w:pPrChange w:id="154" w:author="Shinichi Nakagawa" w:date="2021-10-04T17:48:00Z">
          <w:pPr>
            <w:pStyle w:val="FirstParagraph"/>
          </w:pPr>
        </w:pPrChange>
      </w:pPr>
      <w:r>
        <w:rPr>
          <w:rStyle w:val="CommentReference"/>
        </w:rPr>
        <w:commentReference w:id="152"/>
      </w:r>
    </w:p>
    <w:p w14:paraId="4C579338" w14:textId="55BF9823" w:rsidR="00080423" w:rsidRDefault="00080423">
      <w:pPr>
        <w:pStyle w:val="FirstParagraph"/>
        <w:rPr>
          <w:rFonts w:ascii="Times New Roman" w:hAnsi="Times New Roman"/>
          <w:lang w:eastAsia="x-none"/>
        </w:rPr>
        <w:pPrChange w:id="155" w:author="Shinichi Nakagawa" w:date="2021-10-04T17:47:00Z">
          <w:pPr>
            <w:spacing w:line="480" w:lineRule="auto"/>
            <w:contextualSpacing/>
          </w:pPr>
        </w:pPrChange>
      </w:pPr>
    </w:p>
    <w:p w14:paraId="3B1E1479" w14:textId="339C7ADC" w:rsidR="009F4693" w:rsidRPr="002C0E60" w:rsidRDefault="00BA4676" w:rsidP="005F41CB">
      <w:pPr>
        <w:spacing w:line="480" w:lineRule="auto"/>
        <w:contextualSpacing/>
        <w:rPr>
          <w:rFonts w:ascii="Times New Roman" w:hAnsi="Times New Roman"/>
          <w:lang w:eastAsia="x-none"/>
        </w:rPr>
      </w:pPr>
      <w:r>
        <w:rPr>
          <w:rFonts w:ascii="Times New Roman" w:hAnsi="Times New Roman"/>
          <w:lang w:eastAsia="x-none"/>
        </w:rPr>
        <w:t>In a</w:t>
      </w:r>
      <w:r w:rsidR="009F4693" w:rsidRPr="002C0E60">
        <w:rPr>
          <w:rFonts w:ascii="Times New Roman" w:hAnsi="Times New Roman"/>
          <w:lang w:eastAsia="x-none"/>
        </w:rPr>
        <w:t xml:space="preserve"> weighted regression</w:t>
      </w:r>
      <w:r>
        <w:rPr>
          <w:rFonts w:ascii="Times New Roman" w:hAnsi="Times New Roman"/>
          <w:lang w:eastAsia="x-none"/>
        </w:rPr>
        <w:t xml:space="preserve">, the following is </w:t>
      </w:r>
      <w:r w:rsidR="00613CC0" w:rsidRPr="002C0E60">
        <w:rPr>
          <w:rFonts w:ascii="Times New Roman" w:hAnsi="Times New Roman"/>
          <w:lang w:eastAsia="x-none"/>
        </w:rPr>
        <w:t>assume</w:t>
      </w:r>
      <w:r>
        <w:rPr>
          <w:rFonts w:ascii="Times New Roman" w:hAnsi="Times New Roman"/>
          <w:lang w:eastAsia="x-none"/>
        </w:rPr>
        <w:t>d</w:t>
      </w:r>
      <w:r w:rsidR="00613CC0" w:rsidRPr="002C0E60">
        <w:rPr>
          <w:rFonts w:ascii="Times New Roman" w:hAnsi="Times New Roman"/>
          <w:lang w:eastAsia="x-none"/>
        </w:rPr>
        <w:t>:</w:t>
      </w:r>
    </w:p>
    <w:p w14:paraId="7307C6E7" w14:textId="179164D3" w:rsidR="003037F8" w:rsidRPr="002C0E60" w:rsidRDefault="00032288"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m:t>
          </m:r>
          <m:r>
            <w:ins w:id="156" w:author="Shinichi Nakagawa" w:date="2021-10-04T17:15:00Z">
              <w:rPr>
                <w:rFonts w:ascii="Cambria Math" w:eastAsiaTheme="minorEastAsia" w:hAnsi="Cambria Math" w:cs="Times New Roman"/>
              </w:rPr>
              <m:t>1</m:t>
            </w:ins>
          </m:r>
          <m:r>
            <w:del w:id="157" w:author="Shinichi Nakagawa" w:date="2021-10-04T17:15:00Z">
              <w:rPr>
                <w:rFonts w:ascii="Cambria Math" w:eastAsiaTheme="minorEastAsia" w:hAnsi="Cambria Math" w:cs="Times New Roman"/>
              </w:rPr>
              <m:t>0</m:t>
            </w:del>
          </m:r>
          <m:r>
            <w:rPr>
              <w:rFonts w:ascii="Cambria Math" w:eastAsiaTheme="minorEastAsia" w:hAnsi="Cambria Math" w:cs="Times New Roman"/>
            </w:rPr>
            <m:t>)</m:t>
          </m:r>
        </m:oMath>
      </m:oMathPara>
    </w:p>
    <w:p w14:paraId="32C9E63E" w14:textId="11FC3CF9" w:rsidR="000075D7" w:rsidRPr="0056362A" w:rsidRDefault="00272FB9" w:rsidP="005F41CB">
      <w:pPr>
        <w:spacing w:line="480" w:lineRule="auto"/>
        <w:contextualSpacing/>
        <w:rPr>
          <w:rFonts w:ascii="Times New Roman" w:hAnsi="Times New Roman"/>
        </w:rPr>
      </w:pPr>
      <w:r w:rsidRPr="002C0E60">
        <w:rPr>
          <w:rFonts w:ascii="Times New Roman" w:hAnsi="Times New Roman"/>
          <w:lang w:eastAsia="x-none"/>
        </w:rPr>
        <w:t xml:space="preserve">where </w:t>
      </w:r>
      <w:bookmarkStart w:id="158" w:name="OLE_LINK3"/>
      <w:bookmarkStart w:id="159" w:name="OLE_LINK4"/>
      <m:oMath>
        <m:r>
          <w:rPr>
            <w:rFonts w:ascii="Cambria Math" w:hAnsi="Cambria Math"/>
          </w:rPr>
          <m:t>ϕ</m:t>
        </m:r>
      </m:oMath>
      <w:bookmarkEnd w:id="158"/>
      <w:bookmarkEnd w:id="159"/>
      <w:r w:rsidR="00C56D1E">
        <w:rPr>
          <w:rFonts w:ascii="Times New Roman" w:hAnsi="Times New Roman"/>
        </w:rPr>
        <w:t>, which is estimated by the model,</w:t>
      </w:r>
      <w:r w:rsidR="00C918A3" w:rsidRPr="002C0E60">
        <w:rPr>
          <w:rFonts w:ascii="Times New Roman" w:hAnsi="Times New Roman"/>
        </w:rPr>
        <w:t xml:space="preserve"> </w:t>
      </w:r>
      <w:r w:rsidR="002A78AA" w:rsidRPr="002C0E60">
        <w:rPr>
          <w:rFonts w:ascii="Times New Roman" w:hAnsi="Times New Roman"/>
        </w:rPr>
        <w:t xml:space="preserve">works as a multiplicative parameter </w:t>
      </w:r>
      <w:r w:rsidR="002B4F2D" w:rsidRPr="002C0E60">
        <w:rPr>
          <w:rFonts w:ascii="Times New Roman" w:hAnsi="Times New Roman"/>
        </w:rPr>
        <w:t>fulfilling</w:t>
      </w:r>
      <w:r w:rsidR="002A78AA" w:rsidRPr="002C0E60">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2C0E60">
        <w:rPr>
          <w:rFonts w:ascii="Times New Roman" w:hAnsi="Times New Roman"/>
        </w:rPr>
        <w:t xml:space="preserve"> is </w:t>
      </w:r>
      <w:r w:rsidR="002B4F2D" w:rsidRPr="002C0E60">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2C0E60">
        <w:rPr>
          <w:rFonts w:ascii="Times New Roman" w:hAnsi="Times New Roman"/>
        </w:rPr>
        <w:t>)</w:t>
      </w:r>
      <w:r w:rsidR="00734BDD" w:rsidRPr="002C0E60">
        <w:rPr>
          <w:rFonts w:ascii="Times New Roman" w:hAnsi="Times New Roman"/>
        </w:rPr>
        <w:t xml:space="preserve">. </w:t>
      </w:r>
      <w:r w:rsidR="009C04FE" w:rsidRPr="002C0E60">
        <w:rPr>
          <w:rFonts w:ascii="Times New Roman" w:hAnsi="Times New Roman"/>
          <w:lang w:eastAsia="x-none"/>
        </w:rPr>
        <w:t>Doncaster and Spake</w:t>
      </w:r>
      <w:r w:rsidR="00ED6E17" w:rsidRPr="002C0E60">
        <w:rPr>
          <w:rFonts w:ascii="Times New Roman" w:hAnsi="Times New Roman"/>
          <w:lang w:eastAsia="x-none"/>
        </w:rPr>
        <w:t xml:space="preserv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ED6E17" w:rsidRPr="002C0E60">
        <w:rPr>
          <w:rFonts w:ascii="Times New Roman" w:hAnsi="Times New Roman"/>
          <w:lang w:eastAsia="x-none"/>
        </w:rPr>
        <w:t xml:space="preserve">) </w:t>
      </w:r>
      <w:r w:rsidR="009C04FE" w:rsidRPr="002C0E60">
        <w:rPr>
          <w:rFonts w:ascii="Times New Roman" w:hAnsi="Times New Roman"/>
          <w:lang w:eastAsia="x-none"/>
        </w:rPr>
        <w:t xml:space="preserve">recommended </w:t>
      </w:r>
      <w:r w:rsidR="0093405D" w:rsidRPr="002C0E60">
        <w:rPr>
          <w:rFonts w:ascii="Times New Roman" w:hAnsi="Times New Roman"/>
          <w:lang w:eastAsia="x-none"/>
        </w:rPr>
        <w:t xml:space="preserve">that </w:t>
      </w:r>
      <w:r w:rsidR="00C92C6E" w:rsidRPr="002C0E60">
        <w:rPr>
          <w:rFonts w:ascii="Times New Roman" w:hAnsi="Times New Roman"/>
          <w:lang w:eastAsia="x-none"/>
        </w:rPr>
        <w:t>we use Equation 3 as sampling variance for lnRR, which is</w:t>
      </w:r>
      <w:r w:rsidR="006732B1"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DB0295" w:rsidRPr="002C0E60">
        <w:rPr>
          <w:rFonts w:ascii="Times New Roman" w:hAnsi="Times New Roman"/>
        </w:rPr>
        <w:t xml:space="preserve"> </w:t>
      </w:r>
      <w:r w:rsidR="00C92C6E" w:rsidRPr="002C0E60">
        <w:rPr>
          <w:rFonts w:ascii="Times New Roman" w:hAnsi="Times New Roman"/>
          <w:lang w:val="en-US" w:eastAsia="en-US"/>
        </w:rPr>
        <w:t xml:space="preserve">However, </w:t>
      </w:r>
      <w:r w:rsidR="00B034D0" w:rsidRPr="002C0E60">
        <w:rPr>
          <w:rFonts w:ascii="Times New Roman" w:hAnsi="Times New Roman"/>
        </w:rPr>
        <w:t xml:space="preserve">Doncaster and Spake’s simulation suggests that </w:t>
      </w:r>
      <w:r w:rsidR="00080423">
        <w:rPr>
          <w:rFonts w:ascii="Times New Roman" w:hAnsi="Times New Roman"/>
        </w:rPr>
        <w:t>Equation</w:t>
      </w:r>
      <w:r w:rsidR="00BA4676">
        <w:rPr>
          <w:rFonts w:ascii="Times New Roman" w:hAnsi="Times New Roman"/>
        </w:rPr>
        <w:t xml:space="preserve"> 3 </w:t>
      </w:r>
      <w:r w:rsidR="00B034D0" w:rsidRPr="002C0E60">
        <w:rPr>
          <w:rFonts w:ascii="Times New Roman" w:hAnsi="Times New Roman"/>
        </w:rPr>
        <w:t xml:space="preserve">may still underestimate </w:t>
      </w:r>
      <w:r w:rsidR="00946D06" w:rsidRPr="002C0E60">
        <w:rPr>
          <w:rFonts w:ascii="Times New Roman" w:hAnsi="Times New Roman"/>
        </w:rPr>
        <w:t>sampling</w:t>
      </w:r>
      <w:r w:rsidR="008548B4" w:rsidRPr="002C0E60">
        <w:rPr>
          <w:rFonts w:ascii="Times New Roman" w:hAnsi="Times New Roman"/>
        </w:rPr>
        <w:t xml:space="preserve"> variance when </w:t>
      </w:r>
      <w:r w:rsidR="000A6FBC" w:rsidRPr="002C0E60">
        <w:rPr>
          <w:rFonts w:ascii="Times New Roman" w:hAnsi="Times New Roman"/>
        </w:rPr>
        <w:t>sample size</w:t>
      </w:r>
      <w:r w:rsidR="00BA4676">
        <w:rPr>
          <w:rFonts w:ascii="Times New Roman" w:hAnsi="Times New Roman"/>
        </w:rPr>
        <w:t>s</w:t>
      </w:r>
      <w:r w:rsidR="000A6FBC" w:rsidRPr="002C0E60">
        <w:rPr>
          <w:rFonts w:ascii="Times New Roman" w:hAnsi="Times New Roman"/>
        </w:rPr>
        <w:t xml:space="preserve"> </w:t>
      </w:r>
      <w:r w:rsidR="00BA4676">
        <w:rPr>
          <w:rFonts w:ascii="Times New Roman" w:hAnsi="Times New Roman"/>
        </w:rPr>
        <w:t>are</w:t>
      </w:r>
      <w:r w:rsidR="000A6FBC" w:rsidRPr="002C0E60">
        <w:rPr>
          <w:rFonts w:ascii="Times New Roman" w:hAnsi="Times New Roman"/>
        </w:rPr>
        <w:t xml:space="preserve"> small (e.g., </w:t>
      </w:r>
      <w:r w:rsidR="000A6FBC" w:rsidRPr="002C0E60">
        <w:rPr>
          <w:rFonts w:ascii="Times New Roman" w:hAnsi="Times New Roman"/>
          <w:i/>
          <w:iCs/>
          <w:lang w:val="en-US"/>
        </w:rPr>
        <w:t>n</w:t>
      </w:r>
      <w:r w:rsidR="000A6FBC" w:rsidRPr="002C0E60">
        <w:rPr>
          <w:rFonts w:ascii="Times New Roman" w:hAnsi="Times New Roman"/>
          <w:vertAlign w:val="subscript"/>
          <w:lang w:val="en-US"/>
        </w:rPr>
        <w:t>1</w:t>
      </w:r>
      <w:r w:rsidR="000A6FBC" w:rsidRPr="002C0E60">
        <w:rPr>
          <w:rFonts w:ascii="Times New Roman" w:hAnsi="Times New Roman"/>
          <w:lang w:val="en-US"/>
        </w:rPr>
        <w:t xml:space="preserve"> + </w:t>
      </w:r>
      <w:r w:rsidR="000A6FBC" w:rsidRPr="002C0E60">
        <w:rPr>
          <w:rFonts w:ascii="Times New Roman" w:hAnsi="Times New Roman"/>
          <w:i/>
          <w:iCs/>
          <w:lang w:val="en-US"/>
        </w:rPr>
        <w:t>n</w:t>
      </w:r>
      <w:r w:rsidR="000A6FBC" w:rsidRPr="002C0E60">
        <w:rPr>
          <w:rFonts w:ascii="Times New Roman" w:hAnsi="Times New Roman"/>
          <w:vertAlign w:val="subscript"/>
          <w:lang w:val="en-US"/>
        </w:rPr>
        <w:t>2</w:t>
      </w:r>
      <w:r w:rsidR="000A6FBC" w:rsidRPr="002C0E60">
        <w:rPr>
          <w:rFonts w:ascii="Times New Roman" w:hAnsi="Times New Roman"/>
        </w:rPr>
        <w:t xml:space="preserve"> = 6</w:t>
      </w:r>
      <w:r w:rsidR="008A3CBA">
        <w:rPr>
          <w:rFonts w:ascii="Times New Roman" w:hAnsi="Times New Roman"/>
        </w:rPr>
        <w:t xml:space="preserve"> – </w:t>
      </w:r>
      <w:r w:rsidR="000A6FBC" w:rsidRPr="002C0E60">
        <w:rPr>
          <w:rFonts w:ascii="Times New Roman" w:hAnsi="Times New Roman"/>
        </w:rPr>
        <w:t>20)</w:t>
      </w:r>
      <w:r w:rsidR="008548B4" w:rsidRPr="002C0E60">
        <w:rPr>
          <w:rFonts w:ascii="Times New Roman" w:hAnsi="Times New Roman"/>
        </w:rPr>
        <w:t>. Therefore,</w:t>
      </w:r>
      <w:r w:rsidR="00946D06" w:rsidRPr="002C0E60">
        <w:rPr>
          <w:rFonts w:ascii="Times New Roman" w:hAnsi="Times New Roman"/>
        </w:rPr>
        <w:t xml:space="preserve"> </w:t>
      </w:r>
      <w:r w:rsidR="00960129" w:rsidRPr="002C0E60">
        <w:rPr>
          <w:rFonts w:ascii="Times New Roman" w:hAnsi="Times New Roman"/>
        </w:rPr>
        <w:t xml:space="preserve">it may be </w:t>
      </w:r>
      <w:r w:rsidR="008548B4" w:rsidRPr="002C0E60">
        <w:rPr>
          <w:rFonts w:ascii="Times New Roman" w:hAnsi="Times New Roman"/>
        </w:rPr>
        <w:t>advisable to assume</w:t>
      </w:r>
      <w:r w:rsidR="006732B1" w:rsidRPr="002C0E60">
        <w:rPr>
          <w:rFonts w:ascii="Times New Roman" w:hAnsi="Times New Roman"/>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6732B1" w:rsidRPr="002C0E60">
        <w:rPr>
          <w:rFonts w:ascii="Times New Roman" w:hAnsi="Times New Roman"/>
          <w:lang w:val="en-US" w:eastAsia="en-US"/>
        </w:rPr>
        <w:t xml:space="preserve"> </w:t>
      </w:r>
      <w:r w:rsidR="00960129" w:rsidRPr="002C0E60">
        <w:rPr>
          <w:rFonts w:ascii="Times New Roman" w:hAnsi="Times New Roman"/>
          <w:lang w:val="en-US" w:eastAsia="en-US"/>
        </w:rPr>
        <w:t xml:space="preserve">In </w:t>
      </w:r>
      <w:r w:rsidR="008548B4" w:rsidRPr="002C0E60">
        <w:rPr>
          <w:rFonts w:ascii="Times New Roman" w:hAnsi="Times New Roman"/>
          <w:lang w:val="en-US" w:eastAsia="en-US"/>
        </w:rPr>
        <w:t>a similar</w:t>
      </w:r>
      <w:r w:rsidR="00960129" w:rsidRPr="002C0E60">
        <w:rPr>
          <w:rFonts w:ascii="Times New Roman" w:hAnsi="Times New Roman"/>
          <w:lang w:val="en-US" w:eastAsia="en-US"/>
        </w:rPr>
        <w:t xml:space="preserve"> vein, </w:t>
      </w:r>
      <w:r w:rsidR="007932C6" w:rsidRPr="002C0E60">
        <w:rPr>
          <w:rFonts w:ascii="Times New Roman" w:hAnsi="Times New Roman"/>
          <w:lang w:val="en-US" w:eastAsia="en-US"/>
        </w:rPr>
        <w:t xml:space="preserve">we </w:t>
      </w:r>
      <w:r w:rsidR="008548B4" w:rsidRPr="002C0E60">
        <w:rPr>
          <w:rFonts w:ascii="Times New Roman" w:hAnsi="Times New Roman"/>
          <w:lang w:val="en-US" w:eastAsia="en-US"/>
        </w:rPr>
        <w:t>can</w:t>
      </w:r>
      <w:r w:rsidR="007932C6" w:rsidRPr="002C0E60">
        <w:rPr>
          <w:rFonts w:ascii="Times New Roman" w:hAnsi="Times New Roman"/>
          <w:lang w:val="en-US" w:eastAsia="en-US"/>
        </w:rPr>
        <w:t xml:space="preserve"> apply </w:t>
      </w:r>
      <w:r w:rsidR="008548B4" w:rsidRPr="002C0E60">
        <w:rPr>
          <w:rFonts w:ascii="Times New Roman" w:hAnsi="Times New Roman"/>
          <w:lang w:val="en-US" w:eastAsia="en-US"/>
        </w:rPr>
        <w:t>the same</w:t>
      </w:r>
      <w:r w:rsidR="007932C6" w:rsidRPr="002C0E60">
        <w:rPr>
          <w:rFonts w:ascii="Times New Roman" w:hAnsi="Times New Roman"/>
          <w:lang w:val="en-US" w:eastAsia="en-US"/>
        </w:rPr>
        <w:t xml:space="preserve"> assumption to Equation </w:t>
      </w:r>
      <w:r w:rsidR="004369A3">
        <w:rPr>
          <w:rFonts w:ascii="Times New Roman" w:hAnsi="Times New Roman"/>
          <w:lang w:val="en-US" w:eastAsia="en-US"/>
        </w:rPr>
        <w:t>7</w:t>
      </w:r>
      <w:r w:rsidR="008548B4" w:rsidRPr="002C0E60">
        <w:rPr>
          <w:rFonts w:ascii="Times New Roman" w:hAnsi="Times New Roman"/>
          <w:lang w:val="en-US" w:eastAsia="en-US"/>
        </w:rPr>
        <w:t xml:space="preserve">, as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ins w:id="160" w:author="Shinichi Nakagawa" w:date="2021-10-04T16:51:00Z">
        <w:r w:rsidR="00726123">
          <w:rPr>
            <w:rFonts w:ascii="Times New Roman" w:hAnsi="Times New Roman"/>
          </w:rPr>
          <w:t>, and we use this as our Method 2</w:t>
        </w:r>
      </w:ins>
      <w:ins w:id="161" w:author="Alistair Senior" w:date="2022-02-14T09:07:00Z">
        <w:r w:rsidR="003907BE">
          <w:rPr>
            <w:rFonts w:ascii="Times New Roman" w:hAnsi="Times New Roman"/>
          </w:rPr>
          <w:t>;</w:t>
        </w:r>
      </w:ins>
      <w:ins w:id="162" w:author="Shinichi Nakagawa" w:date="2022-02-13T14:44:00Z">
        <w:r w:rsidR="00EB3203">
          <w:rPr>
            <w:rFonts w:ascii="Times New Roman" w:hAnsi="Times New Roman"/>
          </w:rPr>
          <w:t xml:space="preserve"> </w:t>
        </w:r>
        <w:del w:id="163" w:author="Alistair Senior" w:date="2022-02-14T09:07:00Z">
          <w:r w:rsidR="00EB3203" w:rsidDel="003907BE">
            <w:rPr>
              <w:rFonts w:ascii="Times New Roman" w:hAnsi="Times New Roman"/>
            </w:rPr>
            <w:delText>(with</w:delText>
          </w:r>
        </w:del>
      </w:ins>
      <w:ins w:id="164" w:author="Alistair Senior" w:date="2022-02-14T09:07:00Z">
        <w:r w:rsidR="003907BE">
          <w:rPr>
            <w:rFonts w:ascii="Times New Roman" w:hAnsi="Times New Roman"/>
          </w:rPr>
          <w:t xml:space="preserve">taking </w:t>
        </w:r>
      </w:ins>
      <w:ins w:id="165" w:author="Shinichi Nakagawa" w:date="2022-02-13T14:44:00Z">
        <w:del w:id="166" w:author="Alistair Senior" w:date="2022-02-14T09:07:00Z">
          <w:r w:rsidR="00EB3203" w:rsidDel="003907BE">
            <w:rPr>
              <w:rFonts w:ascii="Times New Roman" w:hAnsi="Times New Roman"/>
            </w:rPr>
            <w:delText xml:space="preserve"> </w:delText>
          </w:r>
        </w:del>
        <w:r w:rsidR="00EB3203">
          <w:rPr>
            <w:rFonts w:ascii="Times New Roman" w:hAnsi="Times New Roman"/>
          </w:rPr>
          <w:t>Equation 7</w:t>
        </w:r>
      </w:ins>
      <w:ins w:id="167" w:author="Alistair Senior" w:date="2022-02-14T09:07:00Z">
        <w:r w:rsidR="003907BE">
          <w:rPr>
            <w:rFonts w:ascii="Times New Roman" w:hAnsi="Times New Roman"/>
          </w:rPr>
          <w:t xml:space="preserve"> for the sampling variance,</w:t>
        </w:r>
      </w:ins>
      <w:ins w:id="168" w:author="Shinichi Nakagawa" w:date="2022-02-13T14:44:00Z">
        <w:r w:rsidR="00EB3203">
          <w:rPr>
            <w:rFonts w:ascii="Times New Roman" w:hAnsi="Times New Roman"/>
          </w:rPr>
          <w:t xml:space="preserve"> and </w:t>
        </w:r>
        <w:del w:id="169" w:author="Alistair Senior" w:date="2022-02-14T09:07:00Z">
          <w:r w:rsidR="00EB3203" w:rsidDel="003907BE">
            <w:rPr>
              <w:rFonts w:ascii="Times New Roman" w:hAnsi="Times New Roman"/>
            </w:rPr>
            <w:delText>a mixture of</w:delText>
          </w:r>
        </w:del>
      </w:ins>
      <w:ins w:id="170" w:author="Alistair Senior" w:date="2022-02-14T09:07:00Z">
        <w:r w:rsidR="003907BE">
          <w:rPr>
            <w:rFonts w:ascii="Times New Roman" w:hAnsi="Times New Roman"/>
          </w:rPr>
          <w:t>either</w:t>
        </w:r>
      </w:ins>
      <w:ins w:id="171" w:author="Shinichi Nakagawa" w:date="2022-02-13T14:44:00Z">
        <w:r w:rsidR="00EB3203">
          <w:rPr>
            <w:rFonts w:ascii="Times New Roman" w:hAnsi="Times New Roman"/>
          </w:rPr>
          <w:t xml:space="preserve"> Equation 4 </w:t>
        </w:r>
        <w:del w:id="172" w:author="Alistair Senior" w:date="2022-02-14T09:07:00Z">
          <w:r w:rsidR="00EB3203" w:rsidDel="003907BE">
            <w:rPr>
              <w:rFonts w:ascii="Times New Roman" w:hAnsi="Times New Roman"/>
            </w:rPr>
            <w:delText>&amp;</w:delText>
          </w:r>
        </w:del>
      </w:ins>
      <w:ins w:id="173" w:author="Alistair Senior" w:date="2022-02-14T09:07:00Z">
        <w:r w:rsidR="003907BE">
          <w:rPr>
            <w:rFonts w:ascii="Times New Roman" w:hAnsi="Times New Roman"/>
          </w:rPr>
          <w:t>or</w:t>
        </w:r>
      </w:ins>
      <w:ins w:id="174" w:author="Shinichi Nakagawa" w:date="2022-02-13T14:44:00Z">
        <w:r w:rsidR="00EB3203">
          <w:rPr>
            <w:rFonts w:ascii="Times New Roman" w:hAnsi="Times New Roman"/>
          </w:rPr>
          <w:t xml:space="preserve"> 6</w:t>
        </w:r>
        <w:del w:id="175" w:author="Alistair Senior" w:date="2022-02-14T09:07:00Z">
          <w:r w:rsidR="00EB3203" w:rsidDel="003907BE">
            <w:rPr>
              <w:rFonts w:ascii="Times New Roman" w:hAnsi="Times New Roman"/>
            </w:rPr>
            <w:delText>)</w:delText>
          </w:r>
        </w:del>
      </w:ins>
      <w:ins w:id="176" w:author="Alistair Senior" w:date="2022-02-14T09:07:00Z">
        <w:r w:rsidR="003907BE">
          <w:rPr>
            <w:rFonts w:ascii="Times New Roman" w:hAnsi="Times New Roman"/>
          </w:rPr>
          <w:t xml:space="preserve"> as the point est</w:t>
        </w:r>
      </w:ins>
      <w:ins w:id="177" w:author="Alistair Senior" w:date="2022-02-14T09:08:00Z">
        <w:r w:rsidR="00B75EBD">
          <w:rPr>
            <w:rFonts w:ascii="Times New Roman" w:hAnsi="Times New Roman"/>
          </w:rPr>
          <w:t>i</w:t>
        </w:r>
      </w:ins>
      <w:ins w:id="178" w:author="Alistair Senior" w:date="2022-02-14T09:07:00Z">
        <w:r w:rsidR="003907BE">
          <w:rPr>
            <w:rFonts w:ascii="Times New Roman" w:hAnsi="Times New Roman"/>
          </w:rPr>
          <w:t>mate of the effect size</w:t>
        </w:r>
      </w:ins>
      <w:ins w:id="179" w:author="Shinichi Nakagawa" w:date="2021-10-04T16:51:00Z">
        <w:r w:rsidR="00726123">
          <w:rPr>
            <w:rFonts w:ascii="Times New Roman" w:hAnsi="Times New Roman"/>
          </w:rPr>
          <w:t>.</w:t>
        </w:r>
      </w:ins>
      <w:ins w:id="180" w:author="Shinichi Nakagawa" w:date="2021-10-04T16:53:00Z">
        <w:r w:rsidR="00330A80">
          <w:rPr>
            <w:rFonts w:ascii="Times New Roman" w:hAnsi="Times New Roman"/>
          </w:rPr>
          <w:t xml:space="preserve"> </w:t>
        </w:r>
      </w:ins>
      <w:ins w:id="181" w:author="Shinichi Nakagawa" w:date="2021-10-04T17:02:00Z">
        <w:r w:rsidR="00CC23CF">
          <w:rPr>
            <w:rFonts w:ascii="Times New Roman" w:hAnsi="Times New Roman"/>
          </w:rPr>
          <w:t xml:space="preserve"> </w:t>
        </w:r>
      </w:ins>
      <w:del w:id="182" w:author="Shinichi Nakagawa" w:date="2021-10-04T16:51:00Z">
        <w:r w:rsidR="006732B1" w:rsidRPr="002C0E60" w:rsidDel="00726123">
          <w:rPr>
            <w:rFonts w:ascii="Times New Roman" w:hAnsi="Times New Roman"/>
          </w:rPr>
          <w:delText>.</w:delText>
        </w:r>
        <w:r w:rsidR="002D05D8" w:rsidDel="00726123">
          <w:rPr>
            <w:rFonts w:ascii="Times New Roman" w:hAnsi="Times New Roman"/>
          </w:rPr>
          <w:delText xml:space="preserve"> </w:delText>
        </w:r>
      </w:del>
      <w:del w:id="183" w:author="Shinichi Nakagawa" w:date="2021-10-04T16:50:00Z">
        <w:r w:rsidR="00FB24E3" w:rsidRPr="002C0E60" w:rsidDel="00726123">
          <w:rPr>
            <w:rFonts w:ascii="Times New Roman" w:hAnsi="Times New Roman"/>
          </w:rPr>
          <w:delText xml:space="preserve"> </w:delText>
        </w:r>
      </w:del>
    </w:p>
    <w:p w14:paraId="1BD67636" w14:textId="710AA457" w:rsidR="006E7460" w:rsidRPr="006C61B3" w:rsidRDefault="006C61B3">
      <w:pPr>
        <w:pStyle w:val="Heading2"/>
        <w:spacing w:line="480" w:lineRule="auto"/>
        <w:rPr>
          <w:lang w:val="en-US"/>
        </w:rPr>
        <w:pPrChange w:id="184" w:author="Shinichi Nakagawa" w:date="2021-10-04T16:41:00Z">
          <w:pPr>
            <w:pStyle w:val="Heading2"/>
          </w:pPr>
        </w:pPrChange>
      </w:pPr>
      <w:r>
        <w:rPr>
          <w:lang w:val="en-US"/>
        </w:rPr>
        <w:t>Combining Methods 1 and 2: Method 3</w:t>
      </w:r>
    </w:p>
    <w:p w14:paraId="68C99A17" w14:textId="0B339477" w:rsidR="00FB24E3" w:rsidRPr="002C0E60" w:rsidRDefault="00FB24E3" w:rsidP="00F94DB6">
      <w:pPr>
        <w:pStyle w:val="BodyText"/>
        <w:spacing w:line="480" w:lineRule="auto"/>
        <w:contextualSpacing/>
        <w:rPr>
          <w:rFonts w:ascii="Times New Roman" w:hAnsi="Times New Roman"/>
          <w:lang w:eastAsia="x-none"/>
        </w:rPr>
      </w:pPr>
      <w:r w:rsidRPr="002C0E60">
        <w:rPr>
          <w:rFonts w:ascii="Times New Roman" w:hAnsi="Times New Roman"/>
          <w:lang w:eastAsia="x-none"/>
        </w:rPr>
        <w:t xml:space="preserve">In the second method, Equation </w:t>
      </w:r>
      <w:r w:rsidR="004369A3">
        <w:rPr>
          <w:rFonts w:ascii="Times New Roman" w:hAnsi="Times New Roman"/>
          <w:lang w:eastAsia="x-none"/>
        </w:rPr>
        <w:t>7</w:t>
      </w:r>
      <w:r w:rsidRPr="002C0E60">
        <w:rPr>
          <w:rFonts w:ascii="Times New Roman" w:hAnsi="Times New Roman"/>
          <w:lang w:eastAsia="x-none"/>
        </w:rPr>
        <w:t xml:space="preserve"> </w:t>
      </w:r>
      <w:del w:id="185" w:author="Shinichi Nakagawa" w:date="2022-02-13T14:47:00Z">
        <w:r w:rsidRPr="002C0E60" w:rsidDel="008D05BC">
          <w:rPr>
            <w:rFonts w:ascii="Times New Roman" w:hAnsi="Times New Roman"/>
            <w:lang w:eastAsia="x-none"/>
          </w:rPr>
          <w:delText xml:space="preserve">(or Equation 3) </w:delText>
        </w:r>
      </w:del>
      <w:ins w:id="186" w:author="Shinichi Nakagawa" w:date="2021-10-04T16:48:00Z">
        <w:r w:rsidR="0092587E">
          <w:rPr>
            <w:rFonts w:ascii="Times New Roman" w:hAnsi="Times New Roman"/>
            <w:lang w:eastAsia="x-none"/>
          </w:rPr>
          <w:t>can be</w:t>
        </w:r>
      </w:ins>
      <w:del w:id="187" w:author="Shinichi Nakagawa" w:date="2021-10-04T16:48:00Z">
        <w:r w:rsidR="00BA4676" w:rsidDel="0092587E">
          <w:rPr>
            <w:rFonts w:ascii="Times New Roman" w:hAnsi="Times New Roman"/>
            <w:lang w:eastAsia="x-none"/>
          </w:rPr>
          <w:delText>is</w:delText>
        </w:r>
      </w:del>
      <w:r w:rsidR="00BA4676">
        <w:rPr>
          <w:rFonts w:ascii="Times New Roman" w:hAnsi="Times New Roman"/>
          <w:lang w:eastAsia="x-none"/>
        </w:rPr>
        <w:t xml:space="preserve"> used </w:t>
      </w:r>
      <w:r w:rsidRPr="002C0E60">
        <w:rPr>
          <w:rFonts w:ascii="Times New Roman" w:hAnsi="Times New Roman"/>
          <w:lang w:eastAsia="x-none"/>
        </w:rPr>
        <w:t xml:space="preserve">regardless of </w:t>
      </w:r>
      <w:r w:rsidR="00D80E16" w:rsidRPr="002C0E60">
        <w:rPr>
          <w:rFonts w:ascii="Times New Roman" w:hAnsi="Times New Roman"/>
          <w:lang w:eastAsia="x-none"/>
        </w:rPr>
        <w:t>whether SDs are missing</w:t>
      </w:r>
      <w:r w:rsidR="00BA4676" w:rsidRPr="00BA4676">
        <w:rPr>
          <w:rFonts w:ascii="Times New Roman" w:hAnsi="Times New Roman"/>
          <w:lang w:eastAsia="x-none"/>
        </w:rPr>
        <w:t xml:space="preserve"> </w:t>
      </w:r>
      <w:r w:rsidR="00BA4676" w:rsidRPr="002C0E60">
        <w:rPr>
          <w:rFonts w:ascii="Times New Roman" w:hAnsi="Times New Roman"/>
          <w:lang w:eastAsia="x-none"/>
        </w:rPr>
        <w:t>or not</w:t>
      </w:r>
      <w:ins w:id="188" w:author="Shinichi Nakagawa" w:date="2021-10-04T16:49:00Z">
        <w:r w:rsidR="0092587E">
          <w:rPr>
            <w:rFonts w:ascii="Times New Roman" w:hAnsi="Times New Roman"/>
            <w:lang w:eastAsia="x-none"/>
          </w:rPr>
          <w:t>.</w:t>
        </w:r>
      </w:ins>
      <w:del w:id="189" w:author="Shinichi Nakagawa" w:date="2021-10-04T16:48:00Z">
        <w:r w:rsidR="007C5B65" w:rsidDel="0092587E">
          <w:rPr>
            <w:rFonts w:ascii="Times New Roman" w:hAnsi="Times New Roman"/>
            <w:lang w:eastAsia="x-none"/>
          </w:rPr>
          <w:delText xml:space="preserve"> – assuming of course one is not also missing n</w:delText>
        </w:r>
        <w:r w:rsidR="00D80E16" w:rsidRPr="002C0E60" w:rsidDel="0092587E">
          <w:rPr>
            <w:rFonts w:ascii="Times New Roman" w:hAnsi="Times New Roman"/>
            <w:lang w:eastAsia="x-none"/>
          </w:rPr>
          <w:delText>.</w:delText>
        </w:r>
      </w:del>
      <w:r w:rsidR="00D80E16" w:rsidRPr="002C0E60">
        <w:rPr>
          <w:rFonts w:ascii="Times New Roman" w:hAnsi="Times New Roman"/>
          <w:lang w:eastAsia="x-none"/>
        </w:rPr>
        <w:t xml:space="preserve"> </w:t>
      </w:r>
      <w:r w:rsidR="00D33471" w:rsidRPr="002C0E60">
        <w:rPr>
          <w:rFonts w:ascii="Times New Roman" w:hAnsi="Times New Roman"/>
          <w:lang w:eastAsia="x-none"/>
        </w:rPr>
        <w:t>We can</w:t>
      </w:r>
      <w:r w:rsidR="00955347" w:rsidRPr="002C0E60">
        <w:rPr>
          <w:rFonts w:ascii="Times New Roman" w:hAnsi="Times New Roman"/>
          <w:lang w:eastAsia="x-none"/>
        </w:rPr>
        <w:t>, however,</w:t>
      </w:r>
      <w:r w:rsidR="00D33471" w:rsidRPr="002C0E60">
        <w:rPr>
          <w:rFonts w:ascii="Times New Roman" w:hAnsi="Times New Roman"/>
          <w:lang w:eastAsia="x-none"/>
        </w:rPr>
        <w:t xml:space="preserve"> combine Method 1 and Method 2</w:t>
      </w:r>
      <w:del w:id="190" w:author="Shinichi Nakagawa" w:date="2022-02-13T14:46:00Z">
        <w:r w:rsidR="00EE7775" w:rsidRPr="002C0E60" w:rsidDel="008D05BC">
          <w:rPr>
            <w:rFonts w:ascii="Times New Roman" w:hAnsi="Times New Roman"/>
            <w:lang w:eastAsia="x-none"/>
          </w:rPr>
          <w:delText xml:space="preserve"> to</w:delText>
        </w:r>
        <w:r w:rsidR="00004FBB" w:rsidDel="008D05BC">
          <w:rPr>
            <w:rFonts w:ascii="Times New Roman" w:hAnsi="Times New Roman"/>
            <w:lang w:eastAsia="x-none"/>
          </w:rPr>
          <w:delText xml:space="preserve"> potentially</w:delText>
        </w:r>
        <w:r w:rsidR="00EE7775" w:rsidRPr="002C0E60" w:rsidDel="008D05BC">
          <w:rPr>
            <w:rFonts w:ascii="Times New Roman" w:hAnsi="Times New Roman"/>
            <w:lang w:eastAsia="x-none"/>
          </w:rPr>
          <w:delText xml:space="preserve"> </w:delText>
        </w:r>
        <w:r w:rsidR="00440F06" w:rsidDel="008D05BC">
          <w:rPr>
            <w:rFonts w:ascii="Times New Roman" w:hAnsi="Times New Roman"/>
            <w:lang w:eastAsia="x-none"/>
          </w:rPr>
          <w:delText>make</w:delText>
        </w:r>
        <w:r w:rsidR="00440F06" w:rsidRPr="002C0E60" w:rsidDel="008D05BC">
          <w:rPr>
            <w:rFonts w:ascii="Times New Roman" w:hAnsi="Times New Roman"/>
            <w:lang w:eastAsia="x-none"/>
          </w:rPr>
          <w:delText xml:space="preserve"> </w:delText>
        </w:r>
        <w:r w:rsidR="000B7824" w:rsidRPr="002C0E60" w:rsidDel="008D05BC">
          <w:rPr>
            <w:rFonts w:ascii="Times New Roman" w:hAnsi="Times New Roman"/>
            <w:lang w:eastAsia="x-none"/>
          </w:rPr>
          <w:delText>the best of both worlds</w:delText>
        </w:r>
      </w:del>
      <w:r w:rsidR="00D35B3D" w:rsidRPr="002C0E60">
        <w:rPr>
          <w:rFonts w:ascii="Times New Roman" w:hAnsi="Times New Roman"/>
          <w:lang w:eastAsia="x-none"/>
        </w:rPr>
        <w:t xml:space="preserve">. </w:t>
      </w:r>
      <w:r w:rsidR="00D160B3" w:rsidRPr="002C0E60">
        <w:rPr>
          <w:rFonts w:ascii="Times New Roman" w:hAnsi="Times New Roman"/>
          <w:lang w:eastAsia="x-none"/>
        </w:rPr>
        <w:t>W</w:t>
      </w:r>
      <w:r w:rsidR="00EE7775" w:rsidRPr="002C0E60">
        <w:rPr>
          <w:rFonts w:ascii="Times New Roman" w:hAnsi="Times New Roman"/>
          <w:lang w:eastAsia="x-none"/>
        </w:rPr>
        <w:t>hen SDs are available</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7B49A7" w:rsidRPr="002C0E60">
        <w:rPr>
          <w:rFonts w:ascii="Times New Roman" w:hAnsi="Times New Roman"/>
          <w:lang w:eastAsia="x-none"/>
        </w:rPr>
        <w:t xml:space="preserve">use Equation 5 </w:t>
      </w:r>
      <w:r w:rsidR="00BA4676">
        <w:rPr>
          <w:rFonts w:ascii="Times New Roman" w:hAnsi="Times New Roman"/>
          <w:lang w:eastAsia="x-none"/>
        </w:rPr>
        <w:t xml:space="preserve">to obtain </w:t>
      </w:r>
      <w:r w:rsidR="008A6C5F" w:rsidRPr="002C0E60">
        <w:rPr>
          <w:rFonts w:ascii="Times New Roman" w:hAnsi="Times New Roman"/>
          <w:lang w:eastAsia="x-none"/>
        </w:rPr>
        <w:t>the sampling variance of lnRR</w:t>
      </w:r>
      <w:ins w:id="191" w:author="Shinichi Nakagawa" w:date="2022-02-13T14:46:00Z">
        <w:r w:rsidR="008D05BC">
          <w:rPr>
            <w:rFonts w:ascii="Times New Roman" w:hAnsi="Times New Roman"/>
            <w:lang w:eastAsia="x-none"/>
          </w:rPr>
          <w:t xml:space="preserve"> (along with Eq</w:t>
        </w:r>
      </w:ins>
      <w:ins w:id="192" w:author="Shinichi Nakagawa" w:date="2022-02-13T14:47:00Z">
        <w:r w:rsidR="008D05BC">
          <w:rPr>
            <w:rFonts w:ascii="Times New Roman" w:hAnsi="Times New Roman"/>
            <w:lang w:eastAsia="x-none"/>
          </w:rPr>
          <w:t>uation 4 for the point estimate)</w:t>
        </w:r>
      </w:ins>
      <w:r w:rsidR="00BA4676">
        <w:rPr>
          <w:rFonts w:ascii="Times New Roman" w:hAnsi="Times New Roman"/>
          <w:lang w:eastAsia="x-none"/>
        </w:rPr>
        <w:t>. When</w:t>
      </w:r>
      <w:r w:rsidR="007B49A7" w:rsidRPr="002C0E60">
        <w:rPr>
          <w:rFonts w:ascii="Times New Roman" w:hAnsi="Times New Roman"/>
          <w:lang w:eastAsia="x-none"/>
        </w:rPr>
        <w:t xml:space="preserve"> </w:t>
      </w:r>
      <w:r w:rsidR="00D35B3D" w:rsidRPr="002C0E60">
        <w:rPr>
          <w:rFonts w:ascii="Times New Roman" w:hAnsi="Times New Roman"/>
          <w:lang w:eastAsia="x-none"/>
        </w:rPr>
        <w:t>SDs are missing</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D160B3" w:rsidRPr="002C0E60">
        <w:rPr>
          <w:rFonts w:ascii="Times New Roman" w:hAnsi="Times New Roman"/>
          <w:lang w:eastAsia="x-none"/>
        </w:rPr>
        <w:t xml:space="preserve">use Equation </w:t>
      </w:r>
      <w:r w:rsidR="00DF5488">
        <w:rPr>
          <w:rFonts w:ascii="Times New Roman" w:hAnsi="Times New Roman"/>
          <w:lang w:eastAsia="x-none"/>
        </w:rPr>
        <w:t>7</w:t>
      </w:r>
      <w:ins w:id="193" w:author="Shinichi Nakagawa" w:date="2022-02-13T14:47:00Z">
        <w:r w:rsidR="008D05BC">
          <w:rPr>
            <w:rFonts w:ascii="Times New Roman" w:hAnsi="Times New Roman"/>
            <w:lang w:eastAsia="x-none"/>
          </w:rPr>
          <w:t xml:space="preserve"> (and Equation 6)</w:t>
        </w:r>
      </w:ins>
      <w:r w:rsidR="00D160B3" w:rsidRPr="002C0E60">
        <w:rPr>
          <w:rFonts w:ascii="Times New Roman" w:hAnsi="Times New Roman"/>
          <w:lang w:eastAsia="x-none"/>
        </w:rPr>
        <w:t xml:space="preserve">, </w:t>
      </w:r>
      <w:r w:rsidR="00CF0163">
        <w:rPr>
          <w:rFonts w:ascii="Times New Roman" w:hAnsi="Times New Roman"/>
          <w:lang w:eastAsia="x-none"/>
        </w:rPr>
        <w:t>and combine this with Method 2 in a weighted regression</w:t>
      </w:r>
      <w:r w:rsidR="00D160B3" w:rsidRPr="002C0E60">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2C0E60">
        <w:rPr>
          <w:rFonts w:ascii="Times New Roman" w:hAnsi="Times New Roman"/>
          <w:lang w:eastAsia="x-none"/>
        </w:rPr>
        <w:t xml:space="preserve">). </w:t>
      </w:r>
      <w:r w:rsidR="00D34363" w:rsidRPr="002C0E60">
        <w:rPr>
          <w:rFonts w:ascii="Times New Roman" w:hAnsi="Times New Roman"/>
          <w:lang w:eastAsia="x-none"/>
        </w:rPr>
        <w:t>We can write such a model</w:t>
      </w:r>
      <w:ins w:id="194" w:author="Shinichi Nakagawa" w:date="2022-02-13T14:50:00Z">
        <w:r w:rsidR="008D05BC">
          <w:rPr>
            <w:rFonts w:ascii="Times New Roman" w:hAnsi="Times New Roman"/>
            <w:lang w:eastAsia="x-none"/>
          </w:rPr>
          <w:t xml:space="preserve"> (</w:t>
        </w:r>
        <w:del w:id="195" w:author="Alistair Senior" w:date="2022-02-14T09:08:00Z">
          <w:r w:rsidR="008D05BC" w:rsidDel="007E2641">
            <w:rPr>
              <w:rFonts w:ascii="Times New Roman" w:hAnsi="Times New Roman"/>
              <w:lang w:eastAsia="x-none"/>
            </w:rPr>
            <w:delText xml:space="preserve">or </w:delText>
          </w:r>
        </w:del>
        <w:r w:rsidR="008D05BC">
          <w:rPr>
            <w:rFonts w:ascii="Times New Roman" w:hAnsi="Times New Roman"/>
            <w:lang w:eastAsia="x-none"/>
          </w:rPr>
          <w:t>Method 3)</w:t>
        </w:r>
        <w:r w:rsidR="00202630">
          <w:rPr>
            <w:rFonts w:ascii="Times New Roman" w:hAnsi="Times New Roman"/>
            <w:lang w:eastAsia="x-none"/>
          </w:rPr>
          <w:t>,</w:t>
        </w:r>
      </w:ins>
      <w:r w:rsidR="00D34363" w:rsidRPr="002C0E60">
        <w:rPr>
          <w:rFonts w:ascii="Times New Roman" w:hAnsi="Times New Roman"/>
          <w:lang w:eastAsia="x-none"/>
        </w:rPr>
        <w:t xml:space="preserve"> using a multilevel meta-analysis</w:t>
      </w:r>
      <w:r w:rsidR="00162BEA" w:rsidRPr="002C0E60">
        <w:rPr>
          <w:rFonts w:ascii="Times New Roman" w:hAnsi="Times New Roman"/>
          <w:lang w:eastAsia="x-none"/>
        </w:rPr>
        <w:t xml:space="preserve"> (</w:t>
      </w:r>
      <w:r w:rsidR="00C739C4" w:rsidRPr="002C0E60">
        <w:rPr>
          <w:rFonts w:ascii="Times New Roman" w:hAnsi="Times New Roman"/>
          <w:lang w:eastAsia="x-none"/>
        </w:rPr>
        <w:t>modelling</w:t>
      </w:r>
      <w:r w:rsidR="00162BEA" w:rsidRPr="002C0E60">
        <w:rPr>
          <w:rFonts w:ascii="Times New Roman" w:hAnsi="Times New Roman"/>
          <w:lang w:eastAsia="x-none"/>
        </w:rPr>
        <w:t xml:space="preserve"> multiple effect sizes per study)</w:t>
      </w:r>
      <w:del w:id="196" w:author="Alistair Senior" w:date="2022-02-14T09:09:00Z">
        <w:r w:rsidR="00D34363" w:rsidRPr="002C0E60" w:rsidDel="007E2641">
          <w:rPr>
            <w:rFonts w:ascii="Times New Roman" w:hAnsi="Times New Roman"/>
            <w:lang w:eastAsia="x-none"/>
          </w:rPr>
          <w:delText>,</w:delText>
        </w:r>
      </w:del>
      <w:r w:rsidR="00D34363" w:rsidRPr="002C0E60">
        <w:rPr>
          <w:rFonts w:ascii="Times New Roman" w:hAnsi="Times New Roman"/>
          <w:lang w:eastAsia="x-none"/>
        </w:rPr>
        <w:t xml:space="preserve"> </w:t>
      </w:r>
      <w:del w:id="197" w:author="Alistair Senior" w:date="2022-02-14T09:09:00Z">
        <w:r w:rsidR="00D34363" w:rsidRPr="002C0E60" w:rsidDel="007E2641">
          <w:rPr>
            <w:rFonts w:ascii="Times New Roman" w:hAnsi="Times New Roman"/>
            <w:lang w:eastAsia="x-none"/>
          </w:rPr>
          <w:delText xml:space="preserve">which is </w:delText>
        </w:r>
        <w:r w:rsidR="00BA4676" w:rsidDel="007E2641">
          <w:rPr>
            <w:rFonts w:ascii="Times New Roman" w:hAnsi="Times New Roman"/>
            <w:lang w:eastAsia="x-none"/>
          </w:rPr>
          <w:delText>appropriate</w:delText>
        </w:r>
        <w:r w:rsidR="00BA4676" w:rsidRPr="002C0E60" w:rsidDel="007E2641">
          <w:rPr>
            <w:rFonts w:ascii="Times New Roman" w:hAnsi="Times New Roman"/>
            <w:lang w:eastAsia="x-none"/>
          </w:rPr>
          <w:delText xml:space="preserve"> </w:delText>
        </w:r>
        <w:r w:rsidR="00BA4676" w:rsidDel="007E2641">
          <w:rPr>
            <w:rFonts w:ascii="Times New Roman" w:hAnsi="Times New Roman"/>
            <w:lang w:eastAsia="x-none"/>
          </w:rPr>
          <w:delText xml:space="preserve">in ecological meta-analyses that include </w:delText>
        </w:r>
        <w:r w:rsidR="00861212" w:rsidDel="007E2641">
          <w:rPr>
            <w:rFonts w:ascii="Times New Roman" w:hAnsi="Times New Roman"/>
            <w:lang w:eastAsia="x-none"/>
          </w:rPr>
          <w:delText>dependencies such as when</w:delText>
        </w:r>
        <w:r w:rsidR="00310D79" w:rsidDel="007E2641">
          <w:rPr>
            <w:rFonts w:ascii="Times New Roman" w:hAnsi="Times New Roman"/>
            <w:lang w:eastAsia="x-none"/>
          </w:rPr>
          <w:delText xml:space="preserve"> there is</w:delText>
        </w:r>
        <w:r w:rsidR="00861212" w:rsidDel="007E2641">
          <w:rPr>
            <w:rFonts w:ascii="Times New Roman" w:hAnsi="Times New Roman"/>
            <w:lang w:eastAsia="x-none"/>
          </w:rPr>
          <w:delText xml:space="preserve"> more </w:delText>
        </w:r>
        <w:r w:rsidR="00BA4676" w:rsidDel="007E2641">
          <w:rPr>
            <w:rFonts w:ascii="Times New Roman" w:hAnsi="Times New Roman"/>
            <w:lang w:eastAsia="x-none"/>
          </w:rPr>
          <w:delText xml:space="preserve">than one effect size per </w:delText>
        </w:r>
        <w:commentRangeStart w:id="198"/>
        <w:r w:rsidR="00BA4676" w:rsidDel="007E2641">
          <w:rPr>
            <w:rFonts w:ascii="Times New Roman" w:hAnsi="Times New Roman"/>
            <w:lang w:eastAsia="x-none"/>
          </w:rPr>
          <w:delText xml:space="preserve">study </w:delText>
        </w:r>
        <w:r w:rsidR="00D34363" w:rsidRPr="002C0E60" w:rsidDel="007E2641">
          <w:rPr>
            <w:rFonts w:ascii="Times New Roman" w:hAnsi="Times New Roman"/>
            <w:lang w:eastAsia="x-none"/>
          </w:rPr>
          <w:delText>(</w:delText>
        </w:r>
        <w:r w:rsidR="004A1A5F" w:rsidDel="007E2641">
          <w:rPr>
            <w:rFonts w:ascii="Times New Roman" w:hAnsi="Times New Roman"/>
            <w:lang w:eastAsia="x-none"/>
          </w:rPr>
          <w:delText>{Nakagawa, 2012 #2}</w:delText>
        </w:r>
        <w:r w:rsidR="00D34363" w:rsidRPr="002C0E60" w:rsidDel="007E2641">
          <w:rPr>
            <w:rFonts w:ascii="Times New Roman" w:hAnsi="Times New Roman"/>
            <w:lang w:eastAsia="x-none"/>
          </w:rPr>
          <w:delText>)</w:delText>
        </w:r>
        <w:r w:rsidR="0064224B" w:rsidRPr="002C0E60" w:rsidDel="007E2641">
          <w:rPr>
            <w:rFonts w:ascii="Times New Roman" w:hAnsi="Times New Roman"/>
            <w:lang w:eastAsia="x-none"/>
          </w:rPr>
          <w:delText xml:space="preserve">, </w:delText>
        </w:r>
        <w:commentRangeEnd w:id="198"/>
        <w:r w:rsidR="008D05BC" w:rsidDel="007E2641">
          <w:rPr>
            <w:rStyle w:val="CommentReference"/>
            <w:color w:val="auto"/>
          </w:rPr>
          <w:commentReference w:id="198"/>
        </w:r>
      </w:del>
      <w:r w:rsidR="0064224B" w:rsidRPr="002C0E60">
        <w:rPr>
          <w:rFonts w:ascii="Times New Roman" w:hAnsi="Times New Roman"/>
          <w:lang w:eastAsia="x-none"/>
        </w:rPr>
        <w:t>as follow</w:t>
      </w:r>
      <w:r w:rsidR="00BA4676">
        <w:rPr>
          <w:rFonts w:ascii="Times New Roman" w:hAnsi="Times New Roman"/>
          <w:lang w:eastAsia="x-none"/>
        </w:rPr>
        <w:t>s</w:t>
      </w:r>
      <w:r w:rsidR="0064224B" w:rsidRPr="002C0E60">
        <w:rPr>
          <w:rFonts w:ascii="Times New Roman" w:hAnsi="Times New Roman"/>
          <w:lang w:eastAsia="x-none"/>
        </w:rPr>
        <w:t xml:space="preserve">: </w:t>
      </w:r>
    </w:p>
    <w:p w14:paraId="19F7DFD5" w14:textId="3F0D519B" w:rsidR="00C15DDD" w:rsidRPr="002C0E60" w:rsidRDefault="00032288"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199" w:author="Shinichi Nakagawa" w:date="2021-10-04T17:15:00Z">
              <w:rPr>
                <w:rFonts w:ascii="Cambria Math" w:hAnsi="Cambria Math" w:cs="Times New Roman"/>
              </w:rPr>
              <m:t>2</m:t>
            </w:ins>
          </m:r>
          <m:r>
            <w:del w:id="200" w:author="Shinichi Nakagawa" w:date="2021-10-04T17:15:00Z">
              <w:rPr>
                <w:rFonts w:ascii="Cambria Math" w:hAnsi="Cambria Math" w:cs="Times New Roman"/>
              </w:rPr>
              <m:t>1</m:t>
            </w:del>
          </m:r>
          <m:r>
            <w:rPr>
              <w:rFonts w:ascii="Cambria Math" w:hAnsi="Cambria Math" w:cs="Times New Roman"/>
            </w:rPr>
            <m:t>)</m:t>
          </m:r>
        </m:oMath>
      </m:oMathPara>
    </w:p>
    <w:p w14:paraId="5552A3CD" w14:textId="22983C96" w:rsidR="00C15DDD" w:rsidRPr="002C0E60" w:rsidRDefault="00032288"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r>
            <w:del w:id="201" w:author="Shinichi Nakagawa" w:date="2021-10-04T17:07:00Z">
              <w:rPr>
                <w:rFonts w:ascii="Cambria Math" w:hAnsi="Cambria Math" w:cs="Times New Roman"/>
              </w:rPr>
              <m:t xml:space="preserve"> </m:t>
            </w:del>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0D7E81F0" w:rsidR="008759CB" w:rsidRPr="002C0E60" w:rsidRDefault="008F4BD7" w:rsidP="00F0780C">
      <w:pPr>
        <w:spacing w:line="480" w:lineRule="auto"/>
        <w:contextualSpacing/>
        <w:rPr>
          <w:rFonts w:ascii="Times New Roman" w:hAnsi="Times New Roman"/>
          <w:lang w:eastAsia="x-none"/>
        </w:rPr>
      </w:pPr>
      <w:r w:rsidRPr="002C0E60">
        <w:rPr>
          <w:rFonts w:ascii="Times New Roman" w:hAnsi="Times New Roman"/>
          <w:lang w:eastAsia="x-none"/>
        </w:rPr>
        <w:t>w</w:t>
      </w:r>
      <w:r w:rsidR="00C15DDD" w:rsidRPr="002C0E60">
        <w:rPr>
          <w:rFonts w:ascii="Times New Roman" w:hAnsi="Times New Roman"/>
          <w:lang w:eastAsia="x-none"/>
        </w:rPr>
        <w:t>here</w:t>
      </w:r>
      <w:r w:rsidR="001B1D12" w:rsidRPr="002C0E60">
        <w:rPr>
          <w:rFonts w:ascii="Times New Roman" w:hAnsi="Times New Roman"/>
          <w:lang w:eastAsia="x-none"/>
        </w:rPr>
        <w:t xml:space="preserve"> </w:t>
      </w:r>
      <w:r w:rsidR="001B1D12" w:rsidRPr="002C0E60">
        <w:rPr>
          <w:rFonts w:ascii="Times New Roman" w:hAnsi="Times New Roman"/>
          <w:i/>
          <w:iCs/>
          <w:lang w:eastAsia="x-none"/>
        </w:rPr>
        <w:t>s</w:t>
      </w:r>
      <w:r w:rsidR="001B1D12" w:rsidRPr="002C0E60">
        <w:rPr>
          <w:rFonts w:ascii="Times New Roman" w:hAnsi="Times New Roman"/>
          <w:i/>
          <w:iCs/>
          <w:vertAlign w:val="subscript"/>
          <w:lang w:eastAsia="x-none"/>
        </w:rPr>
        <w:t>j</w:t>
      </w:r>
      <w:r w:rsidR="001B1D12" w:rsidRPr="002C0E60">
        <w:rPr>
          <w:rFonts w:ascii="Times New Roman" w:hAnsi="Times New Roman"/>
          <w:lang w:eastAsia="x-none"/>
        </w:rPr>
        <w:t xml:space="preserve"> is the between-study effect for the </w:t>
      </w:r>
      <w:r w:rsidR="001B1D12" w:rsidRPr="002C0E60">
        <w:rPr>
          <w:rFonts w:ascii="Times New Roman" w:hAnsi="Times New Roman"/>
          <w:i/>
          <w:iCs/>
          <w:lang w:eastAsia="x-none"/>
        </w:rPr>
        <w:t>j</w:t>
      </w:r>
      <w:r w:rsidR="001B1D12" w:rsidRPr="002C0E60">
        <w:rPr>
          <w:rFonts w:ascii="Times New Roman" w:hAnsi="Times New Roman"/>
          <w:lang w:eastAsia="x-none"/>
        </w:rPr>
        <w:t xml:space="preserve">th study, normally distributed with </w:t>
      </w:r>
      <w:r w:rsidR="00CF0163">
        <w:rPr>
          <w:rFonts w:ascii="Times New Roman" w:hAnsi="Times New Roman"/>
          <w:lang w:eastAsia="x-none"/>
        </w:rPr>
        <w:t xml:space="preserve">a mean of 0 and </w:t>
      </w:r>
      <w:r w:rsidR="001B1D12" w:rsidRPr="002C0E60">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Pr>
          <w:rFonts w:ascii="Times New Roman" w:hAnsi="Times New Roman"/>
        </w:rPr>
        <w:t xml:space="preserve"> (often referred to as tau</w:t>
      </w:r>
      <w:r w:rsidR="00CF0163">
        <w:rPr>
          <w:rFonts w:ascii="Times New Roman" w:hAnsi="Times New Roman"/>
          <w:vertAlign w:val="superscript"/>
        </w:rPr>
        <w:t>2</w:t>
      </w:r>
      <w:r w:rsidR="00CF0163">
        <w:rPr>
          <w:rFonts w:ascii="Times New Roman" w:hAnsi="Times New Roman"/>
        </w:rPr>
        <w:t>)</w:t>
      </w:r>
      <w:r w:rsidR="001B1D12" w:rsidRPr="002C0E60">
        <w:rPr>
          <w:rFonts w:ascii="Times New Roman" w:hAnsi="Times New Roman"/>
          <w:lang w:eastAsia="x-none"/>
        </w:rPr>
        <w:t xml:space="preserve">; </w:t>
      </w:r>
      <w:r w:rsidR="001B1D12" w:rsidRPr="002C0E60">
        <w:rPr>
          <w:rFonts w:ascii="Times New Roman" w:hAnsi="Times New Roman"/>
          <w:i/>
          <w:iCs/>
          <w:lang w:eastAsia="x-none"/>
        </w:rPr>
        <w:t>u</w:t>
      </w:r>
      <w:r w:rsidR="001B1D12" w:rsidRPr="002C0E60">
        <w:rPr>
          <w:rFonts w:ascii="Times New Roman" w:hAnsi="Times New Roman"/>
          <w:i/>
          <w:iCs/>
          <w:vertAlign w:val="subscript"/>
          <w:lang w:eastAsia="x-none"/>
        </w:rPr>
        <w:t>i</w:t>
      </w:r>
      <w:r w:rsidR="001B1D12" w:rsidRPr="002C0E60">
        <w:rPr>
          <w:rFonts w:ascii="Times New Roman" w:hAnsi="Times New Roman"/>
          <w:lang w:eastAsia="x-none"/>
        </w:rPr>
        <w:t xml:space="preserve"> is the between-effect-size effect, or within-study effect, for the </w:t>
      </w:r>
      <w:r w:rsidR="001B1D12" w:rsidRPr="002C0E60">
        <w:rPr>
          <w:rFonts w:ascii="Times New Roman" w:hAnsi="Times New Roman"/>
          <w:i/>
          <w:iCs/>
          <w:lang w:eastAsia="x-none"/>
        </w:rPr>
        <w:t>i</w:t>
      </w:r>
      <w:r w:rsidR="001B1D12" w:rsidRPr="002C0E60">
        <w:rPr>
          <w:rFonts w:ascii="Times New Roman" w:hAnsi="Times New Roman"/>
          <w:lang w:eastAsia="x-none"/>
        </w:rPr>
        <w:t xml:space="preserve">th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2C0E60">
        <w:rPr>
          <w:rFonts w:ascii="Times New Roman" w:hAnsi="Times New Roman"/>
          <w:lang w:eastAsia="x-none"/>
        </w:rPr>
        <w:t xml:space="preserve"> (</w:t>
      </w:r>
      <w:r w:rsidR="001B1D12" w:rsidRPr="002C0E60">
        <w:rPr>
          <w:rFonts w:ascii="Times New Roman" w:hAnsi="Times New Roman"/>
          <w:i/>
          <w:iCs/>
        </w:rPr>
        <w:t>j</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study</w:t>
      </w:r>
      <w:r w:rsidR="001B1D12" w:rsidRPr="002C0E60">
        <w:rPr>
          <w:rFonts w:ascii="Times New Roman" w:hAnsi="Times New Roman"/>
        </w:rPr>
        <w:t xml:space="preserve">, the number of studies, and </w:t>
      </w:r>
      <w:r w:rsidR="001B1D12" w:rsidRPr="002C0E60">
        <w:rPr>
          <w:rFonts w:ascii="Times New Roman" w:hAnsi="Times New Roman"/>
          <w:i/>
          <w:iCs/>
        </w:rPr>
        <w:t>i</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the number of effect sizes;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&gt; </w:t>
      </w:r>
      <w:r w:rsidR="001B1D12" w:rsidRPr="002C0E60">
        <w:rPr>
          <w:rFonts w:ascii="Times New Roman" w:hAnsi="Times New Roman"/>
          <w:i/>
          <w:iCs/>
        </w:rPr>
        <w:t>N</w:t>
      </w:r>
      <w:r w:rsidR="001B1D12" w:rsidRPr="002C0E60">
        <w:rPr>
          <w:rFonts w:ascii="Times New Roman" w:hAnsi="Times New Roman"/>
          <w:i/>
          <w:iCs/>
          <w:vertAlign w:val="subscript"/>
        </w:rPr>
        <w:t>study</w:t>
      </w:r>
      <w:r w:rsidR="001E3DA4" w:rsidRPr="002C0E60">
        <w:rPr>
          <w:rFonts w:ascii="Times New Roman" w:hAnsi="Times New Roman"/>
        </w:rPr>
        <w:t>; cf. Equation 8)</w:t>
      </w:r>
      <w:r w:rsidR="006A0C2A" w:rsidRPr="002C0E60">
        <w:rPr>
          <w:rFonts w:ascii="Times New Roman" w:hAnsi="Times New Roman"/>
        </w:rPr>
        <w:t xml:space="preserve">, </w:t>
      </w:r>
      <w:r w:rsidR="004D2AD9" w:rsidRPr="002C0E60">
        <w:rPr>
          <w:rFonts w:ascii="Times New Roman" w:hAnsi="Times New Roman"/>
          <w:b/>
          <w:bCs/>
          <w:lang w:eastAsia="x-none"/>
        </w:rPr>
        <w:t>M</w:t>
      </w:r>
      <w:r w:rsidR="004D2AD9" w:rsidRPr="002C0E60">
        <w:rPr>
          <w:rFonts w:ascii="Times New Roman" w:hAnsi="Times New Roman"/>
          <w:lang w:eastAsia="x-none"/>
        </w:rPr>
        <w:t xml:space="preserve"> is a diagonal matrix</w:t>
      </w:r>
      <w:r w:rsidR="006A0C2A" w:rsidRPr="002C0E60">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2C0E60">
        <w:rPr>
          <w:rFonts w:ascii="Times New Roman" w:hAnsi="Times New Roman"/>
        </w:rPr>
        <w:t xml:space="preserve"> when SDs </w:t>
      </w:r>
      <w:r w:rsidR="00E50979" w:rsidRPr="002C0E60">
        <w:rPr>
          <w:rFonts w:ascii="Times New Roman" w:hAnsi="Times New Roman"/>
        </w:rPr>
        <w:t xml:space="preserve">are not </w:t>
      </w:r>
      <w:commentRangeStart w:id="202"/>
      <w:r w:rsidR="00E50979" w:rsidRPr="002C0E60">
        <w:rPr>
          <w:rFonts w:ascii="Times New Roman" w:hAnsi="Times New Roman"/>
        </w:rPr>
        <w:t xml:space="preserve">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2C0E60">
        <w:rPr>
          <w:rFonts w:ascii="Times New Roman" w:hAnsi="Times New Roman"/>
        </w:rPr>
        <w:t xml:space="preserve"> when</w:t>
      </w:r>
      <w:commentRangeEnd w:id="202"/>
      <w:r w:rsidR="0056627D">
        <w:rPr>
          <w:rStyle w:val="CommentReference"/>
        </w:rPr>
        <w:commentReference w:id="202"/>
      </w:r>
      <w:r w:rsidR="00E50979" w:rsidRPr="002C0E60">
        <w:rPr>
          <w:rFonts w:ascii="Times New Roman" w:hAnsi="Times New Roman"/>
        </w:rPr>
        <w:t xml:space="preserve"> SDs are missing</w:t>
      </w:r>
      <w:r w:rsidR="00CF3D27">
        <w:rPr>
          <w:rFonts w:ascii="Times New Roman" w:hAnsi="Times New Roman"/>
        </w:rPr>
        <w:t xml:space="preserve"> (</w:t>
      </w:r>
      <w:ins w:id="203" w:author="Shinichi Nakagawa" w:date="2022-02-13T14:50:00Z">
        <w:r w:rsidR="00202630">
          <w:rPr>
            <w:rFonts w:ascii="Times New Roman" w:hAnsi="Times New Roman"/>
          </w:rPr>
          <w:t xml:space="preserve">i.e., </w:t>
        </w:r>
      </w:ins>
      <w:del w:id="204" w:author="Shinichi Nakagawa" w:date="2022-02-13T14:50:00Z">
        <w:r w:rsidR="00CF3D27" w:rsidDel="00202630">
          <w:rPr>
            <w:rFonts w:ascii="Times New Roman" w:hAnsi="Times New Roman"/>
          </w:rPr>
          <w:delText xml:space="preserve">method </w:delText>
        </w:r>
      </w:del>
      <w:ins w:id="205" w:author="Shinichi Nakagawa" w:date="2022-02-13T14:50:00Z">
        <w:r w:rsidR="00202630">
          <w:rPr>
            <w:rFonts w:ascii="Times New Roman" w:hAnsi="Times New Roman"/>
          </w:rPr>
          <w:t xml:space="preserve">Method </w:t>
        </w:r>
      </w:ins>
      <w:r w:rsidR="00CF3D27">
        <w:rPr>
          <w:rFonts w:ascii="Times New Roman" w:hAnsi="Times New Roman"/>
        </w:rPr>
        <w:t>3)</w:t>
      </w:r>
      <w:r w:rsidR="009F1FC6" w:rsidRPr="002C0E60">
        <w:rPr>
          <w:rFonts w:ascii="Times New Roman" w:hAnsi="Times New Roman"/>
        </w:rPr>
        <w:t xml:space="preserve">. For example, </w:t>
      </w:r>
      <w:r w:rsidR="00E50979" w:rsidRPr="002C0E60">
        <w:rPr>
          <w:rFonts w:ascii="Times New Roman" w:hAnsi="Times New Roman"/>
          <w:lang w:eastAsia="x-none"/>
        </w:rPr>
        <w:t xml:space="preserve">when we have </w:t>
      </w:r>
      <w:r w:rsidRPr="002C0E60">
        <w:rPr>
          <w:rFonts w:ascii="Times New Roman" w:hAnsi="Times New Roman"/>
          <w:lang w:eastAsia="x-none"/>
        </w:rPr>
        <w:t xml:space="preserve">five effect sizes, </w:t>
      </w:r>
      <w:r w:rsidRPr="002C0E60">
        <w:rPr>
          <w:rFonts w:ascii="Times New Roman" w:hAnsi="Times New Roman"/>
          <w:b/>
          <w:bCs/>
          <w:lang w:eastAsia="x-none"/>
        </w:rPr>
        <w:t>M</w:t>
      </w:r>
      <w:r w:rsidRPr="002C0E60">
        <w:rPr>
          <w:rFonts w:ascii="Times New Roman" w:hAnsi="Times New Roman"/>
          <w:lang w:eastAsia="x-none"/>
        </w:rPr>
        <w:t xml:space="preserve"> can be: </w:t>
      </w:r>
    </w:p>
    <w:p w14:paraId="78325268" w14:textId="394B0021" w:rsidR="00D006BF" w:rsidRPr="002C0E60" w:rsidRDefault="00D006BF" w:rsidP="00F0780C">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(1</m:t>
          </m:r>
          <m:r>
            <w:ins w:id="206" w:author="Shinichi Nakagawa" w:date="2021-10-04T17:15:00Z">
              <w:rPr>
                <w:rFonts w:ascii="Cambria Math" w:eastAsiaTheme="minorEastAsia" w:hAnsi="Cambria Math" w:cs="Times New Roman"/>
              </w:rPr>
              <m:t>3</m:t>
            </w:ins>
          </m:r>
          <m:r>
            <w:del w:id="207" w:author="Shinichi Nakagawa" w:date="2021-10-04T17:15:00Z">
              <w:rPr>
                <w:rFonts w:ascii="Cambria Math" w:eastAsiaTheme="minorEastAsia" w:hAnsi="Cambria Math" w:cs="Times New Roman"/>
              </w:rPr>
              <m:t>2</m:t>
            </w:del>
          </m:r>
          <m:r>
            <w:rPr>
              <w:rFonts w:ascii="Cambria Math" w:eastAsiaTheme="minorEastAsia" w:hAnsi="Cambria Math" w:cs="Times New Roman"/>
            </w:rPr>
            <m:t>)</m:t>
          </m:r>
        </m:oMath>
      </m:oMathPara>
    </w:p>
    <w:p w14:paraId="41A840E7" w14:textId="2ACDF257" w:rsidR="006B1ACB" w:rsidRDefault="008F4BD7" w:rsidP="00F0780C">
      <w:pPr>
        <w:spacing w:line="480" w:lineRule="auto"/>
        <w:contextualSpacing/>
        <w:rPr>
          <w:rFonts w:ascii="Times New Roman" w:hAnsi="Times New Roman"/>
          <w:lang w:eastAsia="x-none"/>
        </w:rPr>
      </w:pPr>
      <w:commentRangeStart w:id="208"/>
      <w:r w:rsidRPr="002C0E60">
        <w:rPr>
          <w:rFonts w:ascii="Times New Roman" w:hAnsi="Times New Roman"/>
          <w:lang w:eastAsia="x-none"/>
        </w:rPr>
        <w:t xml:space="preserve">where </w:t>
      </w:r>
      <w:r w:rsidR="00C57189" w:rsidRPr="002C0E60">
        <w:rPr>
          <w:rFonts w:ascii="Times New Roman" w:hAnsi="Times New Roman"/>
          <w:lang w:eastAsia="x-none"/>
        </w:rPr>
        <w:t>1</w:t>
      </w:r>
      <w:r w:rsidR="00C57189" w:rsidRPr="002C0E60">
        <w:rPr>
          <w:rFonts w:ascii="Times New Roman" w:hAnsi="Times New Roman"/>
          <w:vertAlign w:val="superscript"/>
          <w:lang w:eastAsia="x-none"/>
        </w:rPr>
        <w:t xml:space="preserve">st, </w:t>
      </w:r>
      <w:r w:rsidR="00C57189" w:rsidRPr="002C0E60">
        <w:rPr>
          <w:rFonts w:ascii="Times New Roman" w:hAnsi="Times New Roman"/>
          <w:lang w:eastAsia="x-none"/>
        </w:rPr>
        <w:t>2</w:t>
      </w:r>
      <w:r w:rsidR="00C57189" w:rsidRPr="002C0E60">
        <w:rPr>
          <w:rFonts w:ascii="Times New Roman" w:hAnsi="Times New Roman"/>
          <w:vertAlign w:val="superscript"/>
          <w:lang w:eastAsia="x-none"/>
        </w:rPr>
        <w:t>nd</w:t>
      </w:r>
      <w:r w:rsidR="00C57189" w:rsidRPr="002C0E60">
        <w:rPr>
          <w:rFonts w:ascii="Times New Roman" w:hAnsi="Times New Roman"/>
          <w:lang w:eastAsia="x-none"/>
        </w:rPr>
        <w:t xml:space="preserve"> and 5</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cases (effect sizes</w:t>
      </w:r>
      <w:commentRangeEnd w:id="208"/>
      <w:r w:rsidR="009F4984">
        <w:rPr>
          <w:rStyle w:val="CommentReference"/>
        </w:rPr>
        <w:commentReference w:id="208"/>
      </w:r>
      <w:r w:rsidR="007A664D" w:rsidRPr="002C0E60">
        <w:rPr>
          <w:rFonts w:ascii="Times New Roman" w:hAnsi="Times New Roman"/>
          <w:lang w:eastAsia="x-none"/>
        </w:rPr>
        <w:t>) have</w:t>
      </w:r>
      <w:r w:rsidR="00C57189" w:rsidRPr="002C0E60">
        <w:rPr>
          <w:rFonts w:ascii="Times New Roman" w:hAnsi="Times New Roman"/>
          <w:lang w:eastAsia="x-none"/>
        </w:rPr>
        <w:t xml:space="preserve"> SDs while 3</w:t>
      </w:r>
      <w:r w:rsidR="00C57189" w:rsidRPr="002C0E60">
        <w:rPr>
          <w:rFonts w:ascii="Times New Roman" w:hAnsi="Times New Roman"/>
          <w:vertAlign w:val="superscript"/>
          <w:lang w:eastAsia="x-none"/>
        </w:rPr>
        <w:t>rd</w:t>
      </w:r>
      <w:r w:rsidR="00C57189" w:rsidRPr="002C0E60">
        <w:rPr>
          <w:rFonts w:ascii="Times New Roman" w:hAnsi="Times New Roman"/>
          <w:lang w:eastAsia="x-none"/>
        </w:rPr>
        <w:t xml:space="preserve"> and 4</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did not have</w:t>
      </w:r>
      <w:r w:rsidR="00C57189" w:rsidRPr="002C0E60">
        <w:rPr>
          <w:rFonts w:ascii="Times New Roman" w:hAnsi="Times New Roman"/>
          <w:lang w:eastAsia="x-none"/>
        </w:rPr>
        <w:t xml:space="preserve"> SDs and as above, </w:t>
      </w:r>
      <m:oMath>
        <m:r>
          <w:rPr>
            <w:rFonts w:ascii="Cambria Math" w:hAnsi="Cambria Math"/>
          </w:rPr>
          <m:t>ϕ</m:t>
        </m:r>
      </m:oMath>
      <w:r w:rsidR="00C57189" w:rsidRPr="002C0E60">
        <w:rPr>
          <w:rFonts w:ascii="Times New Roman" w:hAnsi="Times New Roman"/>
          <w:lang w:eastAsia="x-none"/>
        </w:rPr>
        <w:t xml:space="preserve"> </w:t>
      </w:r>
      <w:r w:rsidR="008E6AE1" w:rsidRPr="002C0E60">
        <w:rPr>
          <w:rFonts w:ascii="Times New Roman" w:hAnsi="Times New Roman"/>
          <w:lang w:eastAsia="x-none"/>
        </w:rPr>
        <w:t>is</w:t>
      </w:r>
      <w:r w:rsidR="00C57189" w:rsidRPr="002C0E60">
        <w:rPr>
          <w:rFonts w:ascii="Times New Roman" w:hAnsi="Times New Roman"/>
          <w:lang w:eastAsia="x-none"/>
        </w:rPr>
        <w:t xml:space="preserve"> estimated</w:t>
      </w:r>
      <w:r w:rsidR="008E6AE1" w:rsidRPr="002C0E60">
        <w:rPr>
          <w:rFonts w:ascii="Times New Roman" w:hAnsi="Times New Roman"/>
          <w:lang w:eastAsia="x-none"/>
        </w:rPr>
        <w:t xml:space="preserve"> in the model</w:t>
      </w:r>
      <w:r w:rsidR="00C57189" w:rsidRPr="002C0E60">
        <w:rPr>
          <w:rFonts w:ascii="Times New Roman" w:hAnsi="Times New Roman"/>
          <w:lang w:eastAsia="x-none"/>
        </w:rPr>
        <w:t xml:space="preserve">. </w:t>
      </w:r>
      <w:ins w:id="209" w:author="Alistair Senior" w:date="2022-02-14T09:09:00Z">
        <w:r w:rsidR="007E2641">
          <w:rPr>
            <w:rFonts w:ascii="Times New Roman" w:hAnsi="Times New Roman"/>
            <w:lang w:eastAsia="x-none"/>
          </w:rPr>
          <w:t>Because this model accounts for non-independence it</w:t>
        </w:r>
        <w:r w:rsidR="007E2641" w:rsidRPr="002C0E60">
          <w:rPr>
            <w:rFonts w:ascii="Times New Roman" w:hAnsi="Times New Roman"/>
            <w:lang w:eastAsia="x-none"/>
          </w:rPr>
          <w:t xml:space="preserve"> is </w:t>
        </w:r>
        <w:r w:rsidR="007E2641">
          <w:rPr>
            <w:rFonts w:ascii="Times New Roman" w:hAnsi="Times New Roman"/>
            <w:lang w:eastAsia="x-none"/>
          </w:rPr>
          <w:t>appropriate</w:t>
        </w:r>
        <w:r w:rsidR="007E2641" w:rsidRPr="002C0E60">
          <w:rPr>
            <w:rFonts w:ascii="Times New Roman" w:hAnsi="Times New Roman"/>
            <w:lang w:eastAsia="x-none"/>
          </w:rPr>
          <w:t xml:space="preserve"> </w:t>
        </w:r>
        <w:r w:rsidR="007E2641">
          <w:rPr>
            <w:rFonts w:ascii="Times New Roman" w:hAnsi="Times New Roman"/>
            <w:lang w:eastAsia="x-none"/>
          </w:rPr>
          <w:t xml:space="preserve">in ecological meta-analyses that include </w:t>
        </w:r>
      </w:ins>
      <w:ins w:id="210" w:author="Alistair Senior" w:date="2022-02-14T09:10:00Z">
        <w:r w:rsidR="007E2641">
          <w:rPr>
            <w:rFonts w:ascii="Times New Roman" w:hAnsi="Times New Roman"/>
            <w:lang w:eastAsia="x-none"/>
          </w:rPr>
          <w:t>correlations among-effect sizes</w:t>
        </w:r>
      </w:ins>
      <w:ins w:id="211" w:author="Alistair Senior" w:date="2022-02-14T09:09:00Z">
        <w:r w:rsidR="007E2641">
          <w:rPr>
            <w:rFonts w:ascii="Times New Roman" w:hAnsi="Times New Roman"/>
            <w:lang w:eastAsia="x-none"/>
          </w:rPr>
          <w:t xml:space="preserve"> such as when there is more than one effect size per </w:t>
        </w:r>
        <w:commentRangeStart w:id="212"/>
        <w:r w:rsidR="007E2641">
          <w:rPr>
            <w:rFonts w:ascii="Times New Roman" w:hAnsi="Times New Roman"/>
            <w:lang w:eastAsia="x-none"/>
          </w:rPr>
          <w:t>study</w:t>
        </w:r>
      </w:ins>
      <w:ins w:id="213" w:author="Alistair Senior" w:date="2022-02-14T09:10:00Z">
        <w:r w:rsidR="00E61826">
          <w:rPr>
            <w:rFonts w:ascii="Times New Roman" w:hAnsi="Times New Roman"/>
            <w:lang w:eastAsia="x-none"/>
          </w:rPr>
          <w:t xml:space="preserve"> or species</w:t>
        </w:r>
      </w:ins>
      <w:ins w:id="214" w:author="Alistair Senior" w:date="2022-02-14T09:09:00Z">
        <w:r w:rsidR="007E2641">
          <w:rPr>
            <w:rFonts w:ascii="Times New Roman" w:hAnsi="Times New Roman"/>
            <w:lang w:eastAsia="x-none"/>
          </w:rPr>
          <w:t xml:space="preserve"> </w:t>
        </w:r>
        <w:r w:rsidR="007E2641" w:rsidRPr="002C0E60">
          <w:rPr>
            <w:rFonts w:ascii="Times New Roman" w:hAnsi="Times New Roman"/>
            <w:lang w:eastAsia="x-none"/>
          </w:rPr>
          <w:t>(</w:t>
        </w:r>
      </w:ins>
      <w:hyperlink w:anchor="_ENREF_21" w:tooltip="Nakagawa, 2012 #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&lt;EndNote&gt;&lt;Cite&gt;&lt;Author&gt;Nakagawa&lt;/Author&gt;&lt;Year&gt;2012&lt;/Year&gt;&lt;RecNum&gt;2&lt;/RecNum&gt;&lt;DisplayText&gt;Nakagawa &amp;amp; Santos 2012&lt;/DisplayText&gt;&lt;record&gt;&lt;rec-number&gt;2&lt;/rec-number&gt;&lt;foreign-keys&gt;&lt;key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Santos 2012</w:t>
        </w:r>
        <w:r w:rsidR="00032288">
          <w:rPr>
            <w:rFonts w:ascii="Times New Roman" w:hAnsi="Times New Roman"/>
            <w:lang w:eastAsia="x-none"/>
          </w:rPr>
          <w:fldChar w:fldCharType="end"/>
        </w:r>
      </w:hyperlink>
      <w:ins w:id="215" w:author="Alistair Senior" w:date="2022-02-14T09:09:00Z">
        <w:r w:rsidR="007E2641" w:rsidRPr="002C0E60">
          <w:rPr>
            <w:rFonts w:ascii="Times New Roman" w:hAnsi="Times New Roman"/>
            <w:lang w:eastAsia="x-none"/>
          </w:rPr>
          <w:t xml:space="preserve">), </w:t>
        </w:r>
        <w:commentRangeEnd w:id="212"/>
        <w:r w:rsidR="007E2641">
          <w:rPr>
            <w:rStyle w:val="CommentReference"/>
          </w:rPr>
          <w:commentReference w:id="212"/>
        </w:r>
      </w:ins>
    </w:p>
    <w:p w14:paraId="4DC28323" w14:textId="0F1ABEBD" w:rsidR="005F097C" w:rsidRPr="002C0E60" w:rsidRDefault="00231071" w:rsidP="005F097C">
      <w:pPr>
        <w:pStyle w:val="Heading1"/>
        <w:spacing w:line="480" w:lineRule="auto"/>
        <w:contextualSpacing/>
        <w:rPr>
          <w:color w:val="00000A"/>
          <w:szCs w:val="24"/>
          <w:lang w:val="en-AU"/>
        </w:rPr>
      </w:pPr>
      <w:r>
        <w:rPr>
          <w:color w:val="00000A"/>
          <w:szCs w:val="24"/>
          <w:lang w:val="en-AU"/>
        </w:rPr>
        <w:t>SIMULATION</w:t>
      </w:r>
    </w:p>
    <w:p w14:paraId="430373E8" w14:textId="2235C72A" w:rsidR="00987092" w:rsidRDefault="00987092">
      <w:pPr>
        <w:pStyle w:val="Heading2"/>
        <w:spacing w:line="480" w:lineRule="auto"/>
        <w:pPrChange w:id="216" w:author="Shinichi Nakagawa" w:date="2021-10-04T16:41:00Z">
          <w:pPr>
            <w:pStyle w:val="Heading2"/>
          </w:pPr>
        </w:pPrChange>
      </w:pPr>
      <w:r>
        <w:t xml:space="preserve">Simulation design </w:t>
      </w:r>
    </w:p>
    <w:p w14:paraId="14061B6D" w14:textId="2A27EC2E" w:rsidR="005F097C" w:rsidRDefault="006B1ACB" w:rsidP="00163C47">
      <w:pPr>
        <w:spacing w:line="480" w:lineRule="auto"/>
        <w:contextualSpacing/>
        <w:rPr>
          <w:rFonts w:ascii="Times New Roman" w:hAnsi="Times New Roman"/>
          <w:lang w:eastAsia="x-none"/>
        </w:rPr>
      </w:pPr>
      <w:ins w:id="217" w:author="Shinichi Nakagawa" w:date="2022-02-13T12:28:00Z">
        <w:r>
          <w:rPr>
            <w:rFonts w:ascii="Times New Roman" w:hAnsi="Times New Roman"/>
            <w:lang w:eastAsia="x-none"/>
          </w:rPr>
          <w:t>To compare Method</w:t>
        </w:r>
      </w:ins>
      <w:ins w:id="218" w:author="Alistair Senior" w:date="2022-02-14T09:10:00Z">
        <w:r w:rsidR="00ED64E0">
          <w:rPr>
            <w:rFonts w:ascii="Times New Roman" w:hAnsi="Times New Roman"/>
            <w:lang w:eastAsia="x-none"/>
          </w:rPr>
          <w:t>s</w:t>
        </w:r>
      </w:ins>
      <w:ins w:id="219" w:author="Shinichi Nakagawa" w:date="2022-02-13T12:28:00Z">
        <w:r>
          <w:rPr>
            <w:rFonts w:ascii="Times New Roman" w:hAnsi="Times New Roman"/>
            <w:lang w:eastAsia="x-none"/>
          </w:rPr>
          <w:t xml:space="preserve"> 1A, 1B, 2 and 3</w:t>
        </w:r>
      </w:ins>
      <w:ins w:id="220" w:author="Shinichi Nakagawa" w:date="2022-02-13T12:29:00Z">
        <w:r>
          <w:rPr>
            <w:rFonts w:ascii="Times New Roman" w:hAnsi="Times New Roman"/>
            <w:lang w:eastAsia="x-none"/>
          </w:rPr>
          <w:t xml:space="preserve"> with different levels of missing SDs</w:t>
        </w:r>
      </w:ins>
      <w:ins w:id="221" w:author="Shinichi Nakagawa" w:date="2022-02-13T12:28:00Z">
        <w:r>
          <w:rPr>
            <w:rFonts w:ascii="Times New Roman" w:hAnsi="Times New Roman"/>
            <w:lang w:eastAsia="x-none"/>
          </w:rPr>
          <w:t xml:space="preserve"> with the baseline</w:t>
        </w:r>
      </w:ins>
      <w:ins w:id="222" w:author="Shinichi Nakagawa" w:date="2022-02-13T12:29:00Z">
        <w:del w:id="223" w:author="Alistair Senior" w:date="2022-02-14T09:11:00Z">
          <w:r w:rsidDel="00ED64E0">
            <w:rPr>
              <w:rFonts w:ascii="Times New Roman" w:hAnsi="Times New Roman"/>
              <w:lang w:eastAsia="x-none"/>
            </w:rPr>
            <w:delText>,</w:delText>
          </w:r>
        </w:del>
        <w:r>
          <w:rPr>
            <w:rFonts w:ascii="Times New Roman" w:hAnsi="Times New Roman"/>
            <w:lang w:eastAsia="x-none"/>
          </w:rPr>
          <w:t xml:space="preserve"> </w:t>
        </w:r>
        <w:del w:id="224" w:author="Alistair Senior" w:date="2022-02-14T09:11:00Z">
          <w:r w:rsidDel="00ED64E0">
            <w:rPr>
              <w:rFonts w:ascii="Times New Roman" w:hAnsi="Times New Roman"/>
              <w:lang w:eastAsia="x-none"/>
            </w:rPr>
            <w:delText xml:space="preserve">or </w:delText>
          </w:r>
        </w:del>
      </w:ins>
      <w:ins w:id="225" w:author="Alistair Senior" w:date="2022-02-14T09:11:00Z">
        <w:r w:rsidR="00ED64E0">
          <w:rPr>
            <w:rFonts w:ascii="Times New Roman" w:hAnsi="Times New Roman"/>
            <w:lang w:eastAsia="x-none"/>
          </w:rPr>
          <w:t>(</w:t>
        </w:r>
      </w:ins>
      <w:ins w:id="226" w:author="Shinichi Nakagawa" w:date="2022-02-13T12:30:00Z">
        <w:r>
          <w:rPr>
            <w:rFonts w:ascii="Times New Roman" w:hAnsi="Times New Roman"/>
            <w:lang w:eastAsia="x-none"/>
          </w:rPr>
          <w:t xml:space="preserve">a </w:t>
        </w:r>
      </w:ins>
      <w:ins w:id="227" w:author="Shinichi Nakagawa" w:date="2022-02-13T12:29:00Z">
        <w:r>
          <w:rPr>
            <w:rFonts w:ascii="Times New Roman" w:hAnsi="Times New Roman"/>
            <w:lang w:eastAsia="x-none"/>
          </w:rPr>
          <w:t>standard meta-analysi</w:t>
        </w:r>
      </w:ins>
      <w:ins w:id="228" w:author="Shinichi Nakagawa" w:date="2022-02-13T12:30:00Z">
        <w:r>
          <w:rPr>
            <w:rFonts w:ascii="Times New Roman" w:hAnsi="Times New Roman"/>
            <w:lang w:eastAsia="x-none"/>
          </w:rPr>
          <w:t>s</w:t>
        </w:r>
      </w:ins>
      <w:ins w:id="229" w:author="Shinichi Nakagawa" w:date="2022-02-13T12:29:00Z">
        <w:r>
          <w:rPr>
            <w:rFonts w:ascii="Times New Roman" w:hAnsi="Times New Roman"/>
            <w:lang w:eastAsia="x-none"/>
          </w:rPr>
          <w:t xml:space="preserve"> with </w:t>
        </w:r>
        <w:del w:id="230" w:author="Alistair Senior" w:date="2022-02-14T09:11:00Z">
          <w:r w:rsidDel="00417A66">
            <w:rPr>
              <w:rFonts w:ascii="Times New Roman" w:hAnsi="Times New Roman"/>
              <w:lang w:eastAsia="x-none"/>
            </w:rPr>
            <w:delText xml:space="preserve">a </w:delText>
          </w:r>
        </w:del>
      </w:ins>
      <w:ins w:id="231" w:author="Shinichi Nakagawa" w:date="2022-02-15T06:27:00Z">
        <w:r w:rsidR="00162C20">
          <w:rPr>
            <w:rFonts w:ascii="Times New Roman" w:hAnsi="Times New Roman"/>
            <w:lang w:eastAsia="x-none"/>
          </w:rPr>
          <w:t>full</w:t>
        </w:r>
      </w:ins>
      <w:ins w:id="232" w:author="Alistair Senior" w:date="2022-02-14T09:11:00Z">
        <w:r w:rsidR="00417A66">
          <w:rPr>
            <w:rFonts w:ascii="Times New Roman" w:hAnsi="Times New Roman"/>
            <w:lang w:eastAsia="x-none"/>
          </w:rPr>
          <w:t xml:space="preserve"> </w:t>
        </w:r>
      </w:ins>
      <w:ins w:id="233" w:author="Shinichi Nakagawa" w:date="2022-02-13T12:29:00Z">
        <w:del w:id="234" w:author="Alistair Senior" w:date="2022-02-14T09:11:00Z">
          <w:r w:rsidDel="00417A66">
            <w:rPr>
              <w:rFonts w:ascii="Times New Roman" w:hAnsi="Times New Roman"/>
              <w:lang w:eastAsia="x-none"/>
            </w:rPr>
            <w:delText>-</w:delText>
          </w:r>
        </w:del>
        <w:r>
          <w:rPr>
            <w:rFonts w:ascii="Times New Roman" w:hAnsi="Times New Roman"/>
            <w:lang w:eastAsia="x-none"/>
          </w:rPr>
          <w:t>data</w:t>
        </w:r>
        <w:del w:id="235" w:author="Alistair Senior" w:date="2022-02-14T09:11:00Z">
          <w:r w:rsidDel="00417A66">
            <w:rPr>
              <w:rFonts w:ascii="Times New Roman" w:hAnsi="Times New Roman"/>
              <w:lang w:eastAsia="x-none"/>
            </w:rPr>
            <w:delText xml:space="preserve"> set</w:delText>
          </w:r>
        </w:del>
        <w:r>
          <w:rPr>
            <w:rFonts w:ascii="Times New Roman" w:hAnsi="Times New Roman"/>
            <w:lang w:eastAsia="x-none"/>
          </w:rPr>
          <w:t>)</w:t>
        </w:r>
      </w:ins>
      <w:ins w:id="236" w:author="Shinichi Nakagawa" w:date="2022-02-13T12:28:00Z">
        <w:r>
          <w:rPr>
            <w:rFonts w:ascii="Times New Roman" w:hAnsi="Times New Roman"/>
            <w:lang w:eastAsia="x-none"/>
          </w:rPr>
          <w:t xml:space="preserve">, we conducted a simulation study </w:t>
        </w:r>
      </w:ins>
      <w:r w:rsidR="001C60D5">
        <w:rPr>
          <w:rFonts w:ascii="Times New Roman" w:hAnsi="Times New Roman"/>
          <w:lang w:eastAsia="x-none"/>
        </w:rPr>
        <w:t>We simulated hierarchical datasets</w:t>
      </w:r>
      <w:r w:rsidR="002E7B71">
        <w:rPr>
          <w:rFonts w:ascii="Times New Roman" w:hAnsi="Times New Roman"/>
          <w:lang w:eastAsia="x-none"/>
        </w:rPr>
        <w:t xml:space="preserve"> </w:t>
      </w:r>
      <w:r w:rsidR="001C60D5">
        <w:rPr>
          <w:rFonts w:ascii="Times New Roman" w:hAnsi="Times New Roman"/>
          <w:lang w:eastAsia="x-none"/>
        </w:rPr>
        <w:t>where each study within the dataset contain</w:t>
      </w:r>
      <w:r w:rsidR="00C0626C">
        <w:rPr>
          <w:rFonts w:ascii="Times New Roman" w:hAnsi="Times New Roman"/>
          <w:lang w:eastAsia="x-none"/>
        </w:rPr>
        <w:t>ed</w:t>
      </w:r>
      <w:r w:rsidR="001C60D5">
        <w:rPr>
          <w:rFonts w:ascii="Times New Roman" w:hAnsi="Times New Roman"/>
          <w:lang w:eastAsia="x-none"/>
        </w:rPr>
        <w:t xml:space="preserve"> </w:t>
      </w:r>
      <w:r w:rsidR="00111815">
        <w:rPr>
          <w:rFonts w:ascii="Times New Roman" w:hAnsi="Times New Roman"/>
          <w:lang w:eastAsia="x-none"/>
        </w:rPr>
        <w:sym w:font="Symbol" w:char="F0B3"/>
      </w:r>
      <w:r w:rsidR="001C60D5">
        <w:rPr>
          <w:rFonts w:ascii="Times New Roman" w:hAnsi="Times New Roman"/>
          <w:lang w:eastAsia="x-none"/>
        </w:rPr>
        <w:t xml:space="preserve">1 </w:t>
      </w:r>
      <w:commentRangeStart w:id="237"/>
      <w:r w:rsidR="001C60D5">
        <w:rPr>
          <w:rFonts w:ascii="Times New Roman" w:hAnsi="Times New Roman"/>
          <w:lang w:eastAsia="x-none"/>
        </w:rPr>
        <w:t xml:space="preserve">correlated </w:t>
      </w:r>
      <w:commentRangeEnd w:id="237"/>
      <w:r w:rsidR="00062D35">
        <w:rPr>
          <w:rStyle w:val="CommentReference"/>
        </w:rPr>
        <w:commentReference w:id="237"/>
      </w:r>
      <w:r w:rsidR="001C60D5">
        <w:rPr>
          <w:rFonts w:ascii="Times New Roman" w:hAnsi="Times New Roman"/>
          <w:lang w:eastAsia="x-none"/>
        </w:rPr>
        <w:t>effect sizes</w:t>
      </w:r>
      <w:r w:rsidR="00DE45C2">
        <w:rPr>
          <w:rFonts w:ascii="Times New Roman" w:hAnsi="Times New Roman"/>
          <w:lang w:eastAsia="x-none"/>
        </w:rPr>
        <w:t xml:space="preserve"> (i.e., an intra-class correlation for stud</w:t>
      </w:r>
      <w:r w:rsidR="009C11D9">
        <w:rPr>
          <w:rFonts w:ascii="Times New Roman" w:hAnsi="Times New Roman"/>
          <w:lang w:eastAsia="x-none"/>
        </w:rPr>
        <w:t>y</w:t>
      </w:r>
      <w:r w:rsidR="00DE45C2">
        <w:rPr>
          <w:rFonts w:ascii="Times New Roman" w:hAnsi="Times New Roman"/>
          <w:lang w:eastAsia="x-none"/>
        </w:rPr>
        <w:t>; ICC</w:t>
      </w:r>
      <w:ins w:id="238" w:author="Shinichi Nakagawa" w:date="2021-10-04T17:31:00Z">
        <w:r w:rsidR="006406DA">
          <w:rPr>
            <w:rFonts w:ascii="Times New Roman" w:hAnsi="Times New Roman"/>
            <w:i/>
            <w:iCs/>
            <w:vertAlign w:val="subscript"/>
            <w:lang w:eastAsia="x-none"/>
          </w:rPr>
          <w:t>s</w:t>
        </w:r>
      </w:ins>
      <w:del w:id="239" w:author="Shinichi Nakagawa" w:date="2021-10-04T17:31:00Z">
        <w:r w:rsidR="00DE45C2" w:rsidRPr="00DE45C2" w:rsidDel="006406DA">
          <w:rPr>
            <w:rFonts w:ascii="Times New Roman" w:hAnsi="Times New Roman"/>
            <w:i/>
            <w:iCs/>
            <w:vertAlign w:val="subscript"/>
            <w:lang w:eastAsia="x-none"/>
          </w:rPr>
          <w:delText>S</w:delText>
        </w:r>
      </w:del>
      <w:del w:id="240" w:author="Shinichi Nakagawa" w:date="2021-10-04T17:24:00Z">
        <w:r w:rsidR="00DE45C2" w:rsidRPr="00DE45C2" w:rsidDel="00C12DD7">
          <w:rPr>
            <w:rFonts w:ascii="Times New Roman" w:hAnsi="Times New Roman"/>
            <w:i/>
            <w:iCs/>
            <w:vertAlign w:val="subscript"/>
            <w:lang w:eastAsia="x-none"/>
          </w:rPr>
          <w:delText>tudy</w:delText>
        </w:r>
      </w:del>
      <w:ins w:id="241" w:author="Shinichi Nakagawa" w:date="2022-02-13T12:08:00Z">
        <w:r w:rsidR="005B442A">
          <w:rPr>
            <w:rFonts w:ascii="Times New Roman" w:hAnsi="Times New Roman"/>
            <w:lang w:eastAsia="x-none"/>
          </w:rPr>
          <w:t xml:space="preserve"> =</w:t>
        </w:r>
      </w:ins>
      <w:ins w:id="242" w:author="Shinichi Nakagawa" w:date="2022-02-13T12:09:00Z">
        <w:r w:rsidR="005B442A">
          <w:rPr>
            <w:rFonts w:ascii="Times New Roman" w:hAnsi="Times New Roman"/>
            <w:lang w:eastAsia="x-none"/>
          </w:rPr>
          <w:t xml:space="preserve"> </w:t>
        </w:r>
      </w:ins>
      <m:oMath>
        <m:sSubSup>
          <m:sSubSupPr>
            <m:ctrlPr>
              <w:ins w:id="243" w:author="Shinichi Nakagawa" w:date="2022-02-13T12:09:00Z">
                <w:rPr>
                  <w:rFonts w:ascii="Cambria Math" w:hAnsi="Cambria Math"/>
                </w:rPr>
              </w:ins>
            </m:ctrlPr>
          </m:sSubSupPr>
          <m:e>
            <m:r>
              <w:ins w:id="244" w:author="Shinichi Nakagawa" w:date="2022-02-13T12:09:00Z">
                <w:rPr>
                  <w:rFonts w:ascii="Cambria Math" w:hAnsi="Cambria Math"/>
                </w:rPr>
                <m:t>σ</m:t>
              </w:ins>
            </m:r>
          </m:e>
          <m:sub>
            <m:r>
              <w:ins w:id="245" w:author="Shinichi Nakagawa" w:date="2022-02-13T12:09:00Z">
                <w:rPr>
                  <w:rFonts w:ascii="Cambria Math" w:hAnsi="Cambria Math"/>
                </w:rPr>
                <m:t>s</m:t>
              </w:ins>
            </m:r>
          </m:sub>
          <m:sup>
            <m:r>
              <w:ins w:id="246" w:author="Shinichi Nakagawa" w:date="2022-02-13T12:09:00Z">
                <w:rPr>
                  <w:rFonts w:ascii="Cambria Math" w:hAnsi="Cambria Math"/>
                </w:rPr>
                <m:t>2</m:t>
              </w:ins>
            </m:r>
          </m:sup>
        </m:sSubSup>
      </m:oMath>
      <w:ins w:id="247" w:author="Shinichi Nakagawa" w:date="2022-02-13T12:08:00Z">
        <w:r w:rsidR="005B442A">
          <w:rPr>
            <w:rFonts w:ascii="Times New Roman" w:hAnsi="Times New Roman"/>
            <w:lang w:eastAsia="x-none"/>
          </w:rPr>
          <w:t xml:space="preserve"> /(</w:t>
        </w:r>
      </w:ins>
      <m:oMath>
        <m:sSubSup>
          <m:sSubSupPr>
            <m:ctrlPr>
              <w:ins w:id="248" w:author="Shinichi Nakagawa" w:date="2022-02-13T12:08:00Z">
                <w:rPr>
                  <w:rFonts w:ascii="Cambria Math" w:hAnsi="Cambria Math"/>
                </w:rPr>
              </w:ins>
            </m:ctrlPr>
          </m:sSubSupPr>
          <m:e>
            <m:r>
              <w:ins w:id="249" w:author="Shinichi Nakagawa" w:date="2022-02-13T12:08:00Z">
                <w:rPr>
                  <w:rFonts w:ascii="Cambria Math" w:hAnsi="Cambria Math"/>
                </w:rPr>
                <m:t>σ</m:t>
              </w:ins>
            </m:r>
          </m:e>
          <m:sub>
            <m:r>
              <w:ins w:id="250" w:author="Shinichi Nakagawa" w:date="2022-02-13T12:08:00Z">
                <w:rPr>
                  <w:rFonts w:ascii="Cambria Math" w:hAnsi="Cambria Math"/>
                </w:rPr>
                <m:t>s</m:t>
              </w:ins>
            </m:r>
          </m:sub>
          <m:sup>
            <m:r>
              <w:ins w:id="251" w:author="Shinichi Nakagawa" w:date="2022-02-13T12:08:00Z">
                <w:rPr>
                  <w:rFonts w:ascii="Cambria Math" w:hAnsi="Cambria Math"/>
                </w:rPr>
                <m:t>2</m:t>
              </w:ins>
            </m:r>
          </m:sup>
        </m:sSubSup>
      </m:oMath>
      <w:ins w:id="252" w:author="Shinichi Nakagawa" w:date="2022-02-13T12:08:00Z">
        <w:r w:rsidR="005B442A">
          <w:rPr>
            <w:rFonts w:ascii="Times New Roman" w:hAnsi="Times New Roman"/>
          </w:rPr>
          <w:t xml:space="preserve"> + </w:t>
        </w:r>
      </w:ins>
      <m:oMath>
        <m:sSubSup>
          <m:sSubSupPr>
            <m:ctrlPr>
              <w:ins w:id="253" w:author="Shinichi Nakagawa" w:date="2022-02-13T12:08:00Z">
                <w:rPr>
                  <w:rFonts w:ascii="Cambria Math" w:hAnsi="Cambria Math"/>
                </w:rPr>
              </w:ins>
            </m:ctrlPr>
          </m:sSubSupPr>
          <m:e>
            <m:r>
              <w:ins w:id="254" w:author="Shinichi Nakagawa" w:date="2022-02-13T12:08:00Z">
                <w:rPr>
                  <w:rFonts w:ascii="Cambria Math" w:hAnsi="Cambria Math"/>
                </w:rPr>
                <m:t>σ</m:t>
              </w:ins>
            </m:r>
          </m:e>
          <m:sub>
            <m:r>
              <w:ins w:id="255" w:author="Shinichi Nakagawa" w:date="2022-02-13T12:08:00Z">
                <w:rPr>
                  <w:rFonts w:ascii="Cambria Math" w:hAnsi="Cambria Math"/>
                </w:rPr>
                <m:t>u</m:t>
              </w:ins>
            </m:r>
          </m:sub>
          <m:sup>
            <m:r>
              <w:ins w:id="256" w:author="Shinichi Nakagawa" w:date="2022-02-13T12:08:00Z">
                <w:rPr>
                  <w:rFonts w:ascii="Cambria Math" w:hAnsi="Cambria Math"/>
                </w:rPr>
                <m:t>2</m:t>
              </w:ins>
            </m:r>
          </m:sup>
        </m:sSubSup>
      </m:oMath>
      <w:ins w:id="257" w:author="Shinichi Nakagawa" w:date="2022-02-13T12:08:00Z">
        <w:r w:rsidR="005B442A">
          <w:rPr>
            <w:rFonts w:ascii="Times New Roman" w:hAnsi="Times New Roman"/>
            <w:lang w:eastAsia="x-none"/>
          </w:rPr>
          <w:t>)</w:t>
        </w:r>
      </w:ins>
      <w:ins w:id="258" w:author="Shinichi Nakagawa" w:date="2022-02-13T12:09:00Z">
        <w:r w:rsidR="005B442A">
          <w:rPr>
            <w:rFonts w:ascii="Times New Roman" w:hAnsi="Times New Roman"/>
            <w:lang w:eastAsia="x-none"/>
          </w:rPr>
          <w:t xml:space="preserve"> using the terms in Equation 12</w:t>
        </w:r>
      </w:ins>
      <w:ins w:id="259" w:author="Shinichi Nakagawa" w:date="2022-02-13T12:08:00Z">
        <w:r w:rsidR="005B442A">
          <w:rPr>
            <w:rFonts w:ascii="Times New Roman" w:hAnsi="Times New Roman"/>
            <w:lang w:eastAsia="x-none"/>
          </w:rPr>
          <w:t>)</w:t>
        </w:r>
      </w:ins>
      <w:del w:id="260" w:author="Shinichi Nakagawa" w:date="2022-02-13T12:08:00Z">
        <w:r w:rsidR="00DE45C2" w:rsidDel="005B442A">
          <w:rPr>
            <w:rFonts w:ascii="Times New Roman" w:hAnsi="Times New Roman"/>
            <w:lang w:eastAsia="x-none"/>
          </w:rPr>
          <w:delText>)</w:delText>
        </w:r>
      </w:del>
      <w:r w:rsidR="002E7B71">
        <w:rPr>
          <w:rFonts w:ascii="Times New Roman" w:hAnsi="Times New Roman"/>
          <w:lang w:eastAsia="x-none"/>
        </w:rPr>
        <w:t>, as</w:t>
      </w:r>
      <w:r w:rsidR="00CC267A">
        <w:rPr>
          <w:rFonts w:ascii="Times New Roman" w:hAnsi="Times New Roman"/>
          <w:lang w:eastAsia="x-none"/>
        </w:rPr>
        <w:t xml:space="preserve"> </w:t>
      </w:r>
      <w:r w:rsidR="002E7B71">
        <w:rPr>
          <w:rFonts w:ascii="Times New Roman" w:hAnsi="Times New Roman"/>
          <w:lang w:eastAsia="x-none"/>
        </w:rPr>
        <w:t>is commonly seen in eco-evolutionary contexts</w:t>
      </w:r>
      <w:r w:rsidR="001C60D5">
        <w:rPr>
          <w:rFonts w:ascii="Times New Roman" w:hAnsi="Times New Roman"/>
          <w:lang w:eastAsia="x-none"/>
        </w:rPr>
        <w:t xml:space="preserve">. </w:t>
      </w:r>
      <w:r w:rsidR="0032458B">
        <w:rPr>
          <w:rFonts w:ascii="Times New Roman" w:hAnsi="Times New Roman"/>
          <w:lang w:eastAsia="x-none"/>
        </w:rPr>
        <w:t xml:space="preserve">For each simulated dataset we analysed the complete cases, </w:t>
      </w:r>
      <w:r w:rsidR="007C37C1">
        <w:rPr>
          <w:rFonts w:ascii="Times New Roman" w:hAnsi="Times New Roman"/>
          <w:lang w:eastAsia="x-none"/>
        </w:rPr>
        <w:t>before</w:t>
      </w:r>
      <w:r w:rsidR="0032458B">
        <w:rPr>
          <w:rFonts w:ascii="Times New Roman" w:hAnsi="Times New Roman"/>
          <w:lang w:eastAsia="x-none"/>
        </w:rPr>
        <w:t xml:space="preserve"> deleting </w:t>
      </w:r>
      <w:r w:rsidR="00C33F1B">
        <w:rPr>
          <w:rFonts w:ascii="Times New Roman" w:hAnsi="Times New Roman"/>
          <w:lang w:eastAsia="x-none"/>
        </w:rPr>
        <w:t xml:space="preserve">the SDs for </w:t>
      </w:r>
      <w:r w:rsidR="00C0322C">
        <w:rPr>
          <w:rFonts w:ascii="Times New Roman" w:hAnsi="Times New Roman"/>
          <w:lang w:eastAsia="x-none"/>
        </w:rPr>
        <w:t xml:space="preserve">5%, </w:t>
      </w:r>
      <w:r w:rsidR="001D0D77">
        <w:rPr>
          <w:rFonts w:ascii="Times New Roman" w:hAnsi="Times New Roman"/>
          <w:lang w:eastAsia="x-none"/>
        </w:rPr>
        <w:t>15%, 25% …</w:t>
      </w:r>
      <w:r w:rsidR="007C37C1">
        <w:rPr>
          <w:rFonts w:ascii="Times New Roman" w:hAnsi="Times New Roman"/>
          <w:lang w:eastAsia="x-none"/>
        </w:rPr>
        <w:t xml:space="preserve"> or</w:t>
      </w:r>
      <w:r w:rsidR="001D0D77">
        <w:rPr>
          <w:rFonts w:ascii="Times New Roman" w:hAnsi="Times New Roman"/>
          <w:lang w:eastAsia="x-none"/>
        </w:rPr>
        <w:t xml:space="preserve"> 55%</w:t>
      </w:r>
      <w:r w:rsidR="00C0322C">
        <w:rPr>
          <w:rFonts w:ascii="Times New Roman" w:hAnsi="Times New Roman"/>
          <w:lang w:eastAsia="x-none"/>
        </w:rPr>
        <w:t xml:space="preserve"> </w:t>
      </w:r>
      <w:r w:rsidR="0032458B">
        <w:rPr>
          <w:rFonts w:ascii="Times New Roman" w:hAnsi="Times New Roman"/>
          <w:lang w:eastAsia="x-none"/>
        </w:rPr>
        <w:t xml:space="preserve">of the </w:t>
      </w:r>
      <w:r w:rsidR="00C33F1B">
        <w:rPr>
          <w:rFonts w:ascii="Times New Roman" w:hAnsi="Times New Roman"/>
          <w:lang w:eastAsia="x-none"/>
        </w:rPr>
        <w:t xml:space="preserve">studies </w:t>
      </w:r>
      <w:r w:rsidR="001C60D5">
        <w:rPr>
          <w:rFonts w:ascii="Times New Roman" w:hAnsi="Times New Roman"/>
          <w:lang w:eastAsia="x-none"/>
        </w:rPr>
        <w:t>(</w:t>
      </w:r>
      <w:r w:rsidR="00C33F1B">
        <w:rPr>
          <w:rFonts w:ascii="Times New Roman" w:hAnsi="Times New Roman"/>
          <w:lang w:eastAsia="x-none"/>
        </w:rPr>
        <w:t>i.e.</w:t>
      </w:r>
      <w:r w:rsidR="00E23ADF">
        <w:rPr>
          <w:rFonts w:ascii="Times New Roman" w:hAnsi="Times New Roman"/>
          <w:lang w:eastAsia="x-none"/>
        </w:rPr>
        <w:t>,</w:t>
      </w:r>
      <w:r w:rsidR="00C33F1B">
        <w:rPr>
          <w:rFonts w:ascii="Times New Roman" w:hAnsi="Times New Roman"/>
          <w:lang w:eastAsia="x-none"/>
        </w:rPr>
        <w:t xml:space="preserve"> missingness was </w:t>
      </w:r>
      <w:r w:rsidR="001C60D5">
        <w:rPr>
          <w:rFonts w:ascii="Times New Roman" w:hAnsi="Times New Roman"/>
          <w:lang w:eastAsia="x-none"/>
        </w:rPr>
        <w:t>on a study-wise</w:t>
      </w:r>
      <w:r w:rsidR="00D777F5">
        <w:rPr>
          <w:rFonts w:ascii="Times New Roman" w:hAnsi="Times New Roman"/>
          <w:lang w:eastAsia="x-none"/>
        </w:rPr>
        <w:t>, rather than effect size-wise</w:t>
      </w:r>
      <w:r w:rsidR="001C60D5">
        <w:rPr>
          <w:rFonts w:ascii="Times New Roman" w:hAnsi="Times New Roman"/>
          <w:lang w:eastAsia="x-none"/>
        </w:rPr>
        <w:t xml:space="preserve"> basis</w:t>
      </w:r>
      <w:r w:rsidR="00D8143E">
        <w:rPr>
          <w:rFonts w:ascii="Times New Roman" w:hAnsi="Times New Roman"/>
          <w:lang w:eastAsia="x-none"/>
        </w:rPr>
        <w:t>, which seems the most likely scenario</w:t>
      </w:r>
      <w:r w:rsidR="001C60D5">
        <w:rPr>
          <w:rFonts w:ascii="Times New Roman" w:hAnsi="Times New Roman"/>
          <w:lang w:eastAsia="x-none"/>
        </w:rPr>
        <w:t>)</w:t>
      </w:r>
      <w:r w:rsidR="0032458B">
        <w:rPr>
          <w:rFonts w:ascii="Times New Roman" w:hAnsi="Times New Roman"/>
          <w:lang w:eastAsia="x-none"/>
        </w:rPr>
        <w:t xml:space="preserve"> and re-analysing with</w:t>
      </w:r>
      <w:r w:rsidR="00946C67">
        <w:rPr>
          <w:rFonts w:ascii="Times New Roman" w:hAnsi="Times New Roman"/>
          <w:lang w:eastAsia="x-none"/>
        </w:rPr>
        <w:t xml:space="preserve"> the </w:t>
      </w:r>
      <w:r w:rsidR="00842EE7">
        <w:rPr>
          <w:rFonts w:ascii="Times New Roman" w:hAnsi="Times New Roman"/>
          <w:lang w:eastAsia="x-none"/>
        </w:rPr>
        <w:lastRenderedPageBreak/>
        <w:t>four</w:t>
      </w:r>
      <w:r w:rsidR="00946C67">
        <w:rPr>
          <w:rFonts w:ascii="Times New Roman" w:hAnsi="Times New Roman"/>
          <w:lang w:eastAsia="x-none"/>
        </w:rPr>
        <w:t xml:space="preserve"> proposed methods</w:t>
      </w:r>
      <w:r w:rsidR="00C36AB8">
        <w:rPr>
          <w:rFonts w:ascii="Times New Roman" w:hAnsi="Times New Roman"/>
          <w:lang w:eastAsia="x-none"/>
        </w:rPr>
        <w:t xml:space="preserve"> for handling missing SDs</w:t>
      </w:r>
      <w:r w:rsidR="00E23ADF">
        <w:rPr>
          <w:rFonts w:ascii="Times New Roman" w:hAnsi="Times New Roman"/>
          <w:lang w:eastAsia="x-none"/>
        </w:rPr>
        <w:t xml:space="preserve"> (</w:t>
      </w:r>
      <w:del w:id="261" w:author="Shinichi Nakagawa" w:date="2022-02-13T14:45:00Z">
        <w:r w:rsidR="00E23ADF" w:rsidDel="008D05BC">
          <w:rPr>
            <w:rFonts w:ascii="Times New Roman" w:hAnsi="Times New Roman"/>
            <w:lang w:eastAsia="x-none"/>
          </w:rPr>
          <w:delText xml:space="preserve">methods </w:delText>
        </w:r>
      </w:del>
      <w:ins w:id="262" w:author="Shinichi Nakagawa" w:date="2022-02-13T14:45:00Z">
        <w:r w:rsidR="008D05BC">
          <w:rPr>
            <w:rFonts w:ascii="Times New Roman" w:hAnsi="Times New Roman"/>
            <w:lang w:eastAsia="x-none"/>
          </w:rPr>
          <w:t xml:space="preserve">Method </w:t>
        </w:r>
      </w:ins>
      <w:r w:rsidR="00E23ADF">
        <w:rPr>
          <w:rFonts w:ascii="Times New Roman" w:hAnsi="Times New Roman"/>
          <w:lang w:eastAsia="x-none"/>
        </w:rPr>
        <w:t>1</w:t>
      </w:r>
      <w:ins w:id="263" w:author="Shinichi Nakagawa" w:date="2022-02-13T14:46:00Z">
        <w:r w:rsidR="008D05BC">
          <w:rPr>
            <w:rFonts w:ascii="Times New Roman" w:hAnsi="Times New Roman"/>
            <w:lang w:eastAsia="x-none"/>
          </w:rPr>
          <w:t>A</w:t>
        </w:r>
      </w:ins>
      <w:del w:id="264" w:author="Shinichi Nakagawa" w:date="2022-02-13T14:46:00Z">
        <w:r w:rsidR="00E23ADF" w:rsidDel="008D05BC">
          <w:rPr>
            <w:rFonts w:ascii="Times New Roman" w:hAnsi="Times New Roman"/>
            <w:lang w:eastAsia="x-none"/>
          </w:rPr>
          <w:delText>.1</w:delText>
        </w:r>
      </w:del>
      <w:r w:rsidR="00E23ADF">
        <w:rPr>
          <w:rFonts w:ascii="Times New Roman" w:hAnsi="Times New Roman"/>
          <w:lang w:eastAsia="x-none"/>
        </w:rPr>
        <w:t>, 1</w:t>
      </w:r>
      <w:ins w:id="265" w:author="Shinichi Nakagawa" w:date="2022-02-13T14:46:00Z">
        <w:r w:rsidR="008D05BC">
          <w:rPr>
            <w:rFonts w:ascii="Times New Roman" w:hAnsi="Times New Roman"/>
            <w:lang w:eastAsia="x-none"/>
          </w:rPr>
          <w:t>B</w:t>
        </w:r>
      </w:ins>
      <w:del w:id="266" w:author="Shinichi Nakagawa" w:date="2022-02-13T14:46:00Z">
        <w:r w:rsidR="00E23ADF" w:rsidDel="008D05BC">
          <w:rPr>
            <w:rFonts w:ascii="Times New Roman" w:hAnsi="Times New Roman"/>
            <w:lang w:eastAsia="x-none"/>
          </w:rPr>
          <w:delText>.2</w:delText>
        </w:r>
      </w:del>
      <w:r w:rsidR="00E23ADF">
        <w:rPr>
          <w:rFonts w:ascii="Times New Roman" w:hAnsi="Times New Roman"/>
          <w:lang w:eastAsia="x-none"/>
        </w:rPr>
        <w:t>, 2 and 3)</w:t>
      </w:r>
      <w:r w:rsidR="00946C67">
        <w:rPr>
          <w:rFonts w:ascii="Times New Roman" w:hAnsi="Times New Roman"/>
          <w:lang w:eastAsia="x-none"/>
        </w:rPr>
        <w:t xml:space="preserve">. Datasets were analysed using </w:t>
      </w:r>
      <w:r w:rsidR="000D17F6">
        <w:rPr>
          <w:rFonts w:ascii="Times New Roman" w:hAnsi="Times New Roman"/>
          <w:lang w:eastAsia="x-none"/>
        </w:rPr>
        <w:t>a multi-level meta-analytic model</w:t>
      </w:r>
      <w:r w:rsidR="00C84484">
        <w:rPr>
          <w:rFonts w:ascii="Times New Roman" w:hAnsi="Times New Roman"/>
          <w:lang w:eastAsia="x-none"/>
        </w:rPr>
        <w:t>,</w:t>
      </w:r>
      <w:r w:rsidR="0022019B">
        <w:rPr>
          <w:rFonts w:ascii="Times New Roman" w:hAnsi="Times New Roman"/>
          <w:lang w:eastAsia="x-none"/>
        </w:rPr>
        <w:t xml:space="preserve"> which included a study-level random effect and was</w:t>
      </w:r>
      <w:r w:rsidR="00C84484">
        <w:rPr>
          <w:rFonts w:ascii="Times New Roman" w:hAnsi="Times New Roman"/>
          <w:lang w:eastAsia="x-none"/>
        </w:rPr>
        <w:t xml:space="preserve"> specified using</w:t>
      </w:r>
      <w:r w:rsidR="00D63BEF">
        <w:rPr>
          <w:rFonts w:ascii="Times New Roman" w:hAnsi="Times New Roman"/>
          <w:lang w:eastAsia="x-none"/>
        </w:rPr>
        <w:t xml:space="preserve"> the</w:t>
      </w:r>
      <w:r w:rsidR="00C84484">
        <w:rPr>
          <w:rFonts w:ascii="Times New Roman" w:hAnsi="Times New Roman"/>
          <w:lang w:eastAsia="x-none"/>
        </w:rPr>
        <w:t xml:space="preserve"> </w:t>
      </w:r>
      <w:r w:rsidR="00946C67">
        <w:rPr>
          <w:rFonts w:ascii="Times New Roman" w:hAnsi="Times New Roman"/>
          <w:lang w:eastAsia="x-none"/>
        </w:rPr>
        <w:t xml:space="preserve">‘rma.mv’ function in </w:t>
      </w:r>
      <w:r w:rsidR="00946C67" w:rsidRPr="00946C67">
        <w:rPr>
          <w:rFonts w:ascii="Times New Roman" w:hAnsi="Times New Roman"/>
          <w:i/>
          <w:lang w:eastAsia="x-none"/>
        </w:rPr>
        <w:t>metafor</w:t>
      </w:r>
      <w:r w:rsidR="00D93643">
        <w:rPr>
          <w:rFonts w:ascii="Times New Roman" w:hAnsi="Times New Roman"/>
          <w:lang w:eastAsia="x-none"/>
        </w:rPr>
        <w:t xml:space="preserve">. </w:t>
      </w:r>
      <w:r w:rsidR="008717F9">
        <w:rPr>
          <w:rFonts w:ascii="Times New Roman" w:hAnsi="Times New Roman"/>
          <w:lang w:eastAsia="x-none"/>
        </w:rPr>
        <w:t>We evaluated bias in the overall estimated effect size</w:t>
      </w:r>
      <w:r w:rsidR="002C709D">
        <w:rPr>
          <w:rFonts w:ascii="Times New Roman" w:hAnsi="Times New Roman"/>
          <w:lang w:eastAsia="x-none"/>
        </w:rPr>
        <w:t xml:space="preserve"> (difference between estimated and </w:t>
      </w:r>
      <w:r w:rsidR="00BC4B71">
        <w:rPr>
          <w:rFonts w:ascii="Times New Roman" w:hAnsi="Times New Roman"/>
          <w:lang w:eastAsia="x-none"/>
        </w:rPr>
        <w:t>parametrised</w:t>
      </w:r>
      <w:r w:rsidR="002C709D">
        <w:rPr>
          <w:rFonts w:ascii="Times New Roman" w:hAnsi="Times New Roman"/>
          <w:lang w:eastAsia="x-none"/>
        </w:rPr>
        <w:t xml:space="preserve"> value)</w:t>
      </w:r>
      <w:r w:rsidR="008717F9">
        <w:rPr>
          <w:rFonts w:ascii="Times New Roman" w:hAnsi="Times New Roman"/>
          <w:lang w:eastAsia="x-none"/>
        </w:rPr>
        <w:t>, coverage of 95% confidence intervals</w:t>
      </w:r>
      <w:r w:rsidR="00115A54">
        <w:rPr>
          <w:rFonts w:ascii="Times New Roman" w:hAnsi="Times New Roman"/>
          <w:lang w:eastAsia="x-none"/>
        </w:rPr>
        <w:t xml:space="preserve"> (CIs)</w:t>
      </w:r>
      <w:r w:rsidR="008717F9">
        <w:rPr>
          <w:rFonts w:ascii="Times New Roman" w:hAnsi="Times New Roman"/>
          <w:lang w:eastAsia="x-none"/>
        </w:rPr>
        <w:t>, bias in the estimated total heterogeneity (</w:t>
      </w:r>
      <w:r w:rsidR="008717F9" w:rsidRPr="008717F9">
        <w:rPr>
          <w:rFonts w:ascii="Times New Roman" w:hAnsi="Times New Roman"/>
          <w:i/>
          <w:lang w:eastAsia="x-none"/>
        </w:rPr>
        <w:sym w:font="Symbol" w:char="F074"/>
      </w:r>
      <w:r w:rsidR="008717F9" w:rsidRPr="008717F9">
        <w:rPr>
          <w:rFonts w:ascii="Times New Roman" w:hAnsi="Times New Roman"/>
          <w:vertAlign w:val="superscript"/>
          <w:lang w:eastAsia="x-none"/>
        </w:rPr>
        <w:t>2</w:t>
      </w:r>
      <w:ins w:id="267" w:author="Shinichi Nakagawa" w:date="2022-02-13T12:02:00Z">
        <w:r w:rsidR="003E7E2C">
          <w:rPr>
            <w:rFonts w:ascii="Times New Roman" w:hAnsi="Times New Roman"/>
            <w:lang w:eastAsia="x-none"/>
          </w:rPr>
          <w:t xml:space="preserve"> = </w:t>
        </w:r>
      </w:ins>
      <m:oMath>
        <m:sSubSup>
          <m:sSubSupPr>
            <m:ctrlPr>
              <w:ins w:id="268" w:author="Shinichi Nakagawa" w:date="2022-02-13T12:02:00Z">
                <w:rPr>
                  <w:rFonts w:ascii="Cambria Math" w:hAnsi="Cambria Math"/>
                </w:rPr>
              </w:ins>
            </m:ctrlPr>
          </m:sSubSupPr>
          <m:e>
            <m:r>
              <w:ins w:id="269" w:author="Shinichi Nakagawa" w:date="2022-02-13T12:02:00Z">
                <w:rPr>
                  <w:rFonts w:ascii="Cambria Math" w:hAnsi="Cambria Math"/>
                </w:rPr>
                <m:t>σ</m:t>
              </w:ins>
            </m:r>
          </m:e>
          <m:sub>
            <m:r>
              <w:ins w:id="270" w:author="Shinichi Nakagawa" w:date="2022-02-13T12:02:00Z">
                <w:rPr>
                  <w:rFonts w:ascii="Cambria Math" w:hAnsi="Cambria Math"/>
                </w:rPr>
                <m:t>s</m:t>
              </w:ins>
            </m:r>
          </m:sub>
          <m:sup>
            <m:r>
              <w:ins w:id="271" w:author="Shinichi Nakagawa" w:date="2022-02-13T12:02:00Z">
                <w:rPr>
                  <w:rFonts w:ascii="Cambria Math" w:hAnsi="Cambria Math"/>
                </w:rPr>
                <m:t>2</m:t>
              </w:ins>
            </m:r>
          </m:sup>
        </m:sSubSup>
      </m:oMath>
      <w:ins w:id="272" w:author="Shinichi Nakagawa" w:date="2022-02-13T12:02:00Z">
        <w:r w:rsidR="003E7E2C">
          <w:rPr>
            <w:rFonts w:ascii="Times New Roman" w:hAnsi="Times New Roman"/>
          </w:rPr>
          <w:t xml:space="preserve"> + </w:t>
        </w:r>
      </w:ins>
      <m:oMath>
        <m:sSubSup>
          <m:sSubSupPr>
            <m:ctrlPr>
              <w:ins w:id="273" w:author="Shinichi Nakagawa" w:date="2022-02-13T12:02:00Z">
                <w:rPr>
                  <w:rFonts w:ascii="Cambria Math" w:hAnsi="Cambria Math"/>
                </w:rPr>
              </w:ins>
            </m:ctrlPr>
          </m:sSubSupPr>
          <m:e>
            <m:r>
              <w:ins w:id="274" w:author="Shinichi Nakagawa" w:date="2022-02-13T12:02:00Z">
                <w:rPr>
                  <w:rFonts w:ascii="Cambria Math" w:hAnsi="Cambria Math"/>
                </w:rPr>
                <m:t>σ</m:t>
              </w:ins>
            </m:r>
          </m:e>
          <m:sub>
            <m:r>
              <w:ins w:id="275" w:author="Shinichi Nakagawa" w:date="2022-02-13T12:02:00Z">
                <w:rPr>
                  <w:rFonts w:ascii="Cambria Math" w:hAnsi="Cambria Math"/>
                </w:rPr>
                <m:t>u</m:t>
              </w:ins>
            </m:r>
          </m:sub>
          <m:sup>
            <m:r>
              <w:ins w:id="276" w:author="Shinichi Nakagawa" w:date="2022-02-13T12:02:00Z">
                <w:rPr>
                  <w:rFonts w:ascii="Cambria Math" w:hAnsi="Cambria Math"/>
                </w:rPr>
                <m:t>2</m:t>
              </w:ins>
            </m:r>
          </m:sup>
        </m:sSubSup>
      </m:oMath>
      <w:del w:id="277" w:author="Shinichi Nakagawa" w:date="2022-02-13T12:08:00Z">
        <w:r w:rsidR="002E1610" w:rsidDel="005B442A">
          <w:rPr>
            <w:rFonts w:ascii="Times New Roman" w:hAnsi="Times New Roman"/>
            <w:lang w:eastAsia="x-none"/>
          </w:rPr>
          <w:delText>;</w:delText>
        </w:r>
      </w:del>
      <w:ins w:id="278" w:author="Shinichi Nakagawa" w:date="2022-02-13T12:07:00Z">
        <w:r w:rsidR="005B442A">
          <w:rPr>
            <w:rFonts w:ascii="Times New Roman" w:hAnsi="Times New Roman"/>
            <w:lang w:eastAsia="x-none"/>
          </w:rPr>
          <w:t xml:space="preserve"> in </w:t>
        </w:r>
      </w:ins>
      <w:ins w:id="279" w:author="Shinichi Nakagawa" w:date="2022-02-13T12:08:00Z">
        <w:r w:rsidR="005B442A">
          <w:rPr>
            <w:rFonts w:ascii="Times New Roman" w:hAnsi="Times New Roman"/>
            <w:lang w:eastAsia="x-none"/>
          </w:rPr>
          <w:t>Equation 12</w:t>
        </w:r>
      </w:ins>
      <w:r w:rsidR="002E1610">
        <w:rPr>
          <w:rFonts w:ascii="Times New Roman" w:hAnsi="Times New Roman"/>
          <w:lang w:eastAsia="x-none"/>
        </w:rPr>
        <w:t xml:space="preserve"> </w:t>
      </w:r>
      <w:ins w:id="280" w:author="Shinichi Nakagawa" w:date="2022-02-13T12:31:00Z">
        <w:r w:rsidR="00FA41A9">
          <w:rPr>
            <w:rFonts w:ascii="Times New Roman" w:hAnsi="Times New Roman"/>
            <w:lang w:eastAsia="x-none"/>
          </w:rPr>
          <w:t xml:space="preserve">and </w:t>
        </w:r>
        <w:r w:rsidR="00FA41A9" w:rsidRPr="008717F9">
          <w:rPr>
            <w:rFonts w:ascii="Times New Roman" w:hAnsi="Times New Roman"/>
            <w:i/>
            <w:lang w:eastAsia="x-none"/>
          </w:rPr>
          <w:sym w:font="Symbol" w:char="F074"/>
        </w:r>
        <w:r w:rsidR="00FA41A9" w:rsidRPr="008717F9">
          <w:rPr>
            <w:rFonts w:ascii="Times New Roman" w:hAnsi="Times New Roman"/>
            <w:vertAlign w:val="superscript"/>
            <w:lang w:eastAsia="x-none"/>
          </w:rPr>
          <w:t>2</w:t>
        </w:r>
        <w:r w:rsidR="00FA41A9">
          <w:rPr>
            <w:rFonts w:ascii="Times New Roman" w:hAnsi="Times New Roman"/>
            <w:lang w:eastAsia="x-none"/>
          </w:rPr>
          <w:t xml:space="preserve"> = </w:t>
        </w:r>
      </w:ins>
      <m:oMath>
        <m:sSubSup>
          <m:sSubSupPr>
            <m:ctrlPr>
              <w:ins w:id="281" w:author="Shinichi Nakagawa" w:date="2022-02-13T12:31:00Z">
                <w:rPr>
                  <w:rFonts w:ascii="Cambria Math" w:hAnsi="Cambria Math"/>
                </w:rPr>
              </w:ins>
            </m:ctrlPr>
          </m:sSubSupPr>
          <m:e>
            <m:r>
              <w:ins w:id="282" w:author="Shinichi Nakagawa" w:date="2022-02-13T12:31:00Z">
                <w:rPr>
                  <w:rFonts w:ascii="Cambria Math" w:hAnsi="Cambria Math"/>
                </w:rPr>
                <m:t>σ</m:t>
              </w:ins>
            </m:r>
          </m:e>
          <m:sub>
            <m:r>
              <w:ins w:id="283" w:author="Shinichi Nakagawa" w:date="2022-02-13T12:31:00Z">
                <w:rPr>
                  <w:rFonts w:ascii="Cambria Math" w:hAnsi="Cambria Math"/>
                </w:rPr>
                <m:t>s</m:t>
              </w:ins>
            </m:r>
          </m:sub>
          <m:sup>
            <m:r>
              <w:ins w:id="284" w:author="Shinichi Nakagawa" w:date="2022-02-13T12:31:00Z">
                <w:rPr>
                  <w:rFonts w:ascii="Cambria Math" w:hAnsi="Cambria Math"/>
                </w:rPr>
                <m:t>2</m:t>
              </w:ins>
            </m:r>
          </m:sup>
        </m:sSubSup>
      </m:oMath>
      <w:ins w:id="285" w:author="Shinichi Nakagawa" w:date="2022-02-13T12:31:00Z">
        <w:r w:rsidR="00FA41A9">
          <w:rPr>
            <w:rFonts w:ascii="Times New Roman" w:hAnsi="Times New Roman"/>
            <w:lang w:eastAsia="x-none"/>
          </w:rPr>
          <w:t xml:space="preserve"> in Equation 8</w:t>
        </w:r>
      </w:ins>
      <w:ins w:id="286" w:author="Shinichi Nakagawa" w:date="2022-02-13T12:08:00Z">
        <w:r w:rsidR="005B442A">
          <w:rPr>
            <w:rFonts w:ascii="Times New Roman" w:hAnsi="Times New Roman"/>
            <w:lang w:eastAsia="x-none"/>
          </w:rPr>
          <w:t>;</w:t>
        </w:r>
      </w:ins>
      <w:ins w:id="287" w:author="Alistair Senior" w:date="2022-02-14T09:12:00Z">
        <w:r w:rsidR="002B1B95">
          <w:rPr>
            <w:rFonts w:ascii="Times New Roman" w:hAnsi="Times New Roman"/>
            <w:lang w:eastAsia="x-none"/>
          </w:rPr>
          <w:t xml:space="preserve"> </w:t>
        </w:r>
      </w:ins>
      <w:r w:rsidR="002E1610">
        <w:rPr>
          <w:rFonts w:ascii="Times New Roman" w:hAnsi="Times New Roman"/>
          <w:lang w:eastAsia="x-none"/>
        </w:rPr>
        <w:t xml:space="preserve">log ratio </w:t>
      </w:r>
      <w:r w:rsidR="00C76848">
        <w:rPr>
          <w:rFonts w:ascii="Times New Roman" w:hAnsi="Times New Roman"/>
          <w:lang w:eastAsia="x-none"/>
        </w:rPr>
        <w:t>of</w:t>
      </w:r>
      <w:r w:rsidR="002E1610">
        <w:rPr>
          <w:rFonts w:ascii="Times New Roman" w:hAnsi="Times New Roman"/>
          <w:lang w:eastAsia="x-none"/>
        </w:rPr>
        <w:t xml:space="preserve"> estimated and parametrised value</w:t>
      </w:r>
      <w:r w:rsidR="008717F9">
        <w:rPr>
          <w:rFonts w:ascii="Times New Roman" w:hAnsi="Times New Roman"/>
          <w:lang w:eastAsia="x-none"/>
        </w:rPr>
        <w:t>) and bias</w:t>
      </w:r>
      <w:r w:rsidR="00034564">
        <w:rPr>
          <w:rFonts w:ascii="Times New Roman" w:hAnsi="Times New Roman"/>
          <w:lang w:eastAsia="x-none"/>
        </w:rPr>
        <w:t xml:space="preserve"> in</w:t>
      </w:r>
      <w:r w:rsidR="00DE45C2">
        <w:rPr>
          <w:rFonts w:ascii="Times New Roman" w:hAnsi="Times New Roman"/>
          <w:lang w:eastAsia="x-none"/>
        </w:rPr>
        <w:t xml:space="preserve"> the estimated</w:t>
      </w:r>
      <w:r w:rsidR="008717F9">
        <w:rPr>
          <w:rFonts w:ascii="Times New Roman" w:hAnsi="Times New Roman"/>
          <w:lang w:eastAsia="x-none"/>
        </w:rPr>
        <w:t xml:space="preserve"> </w:t>
      </w:r>
      <w:ins w:id="288"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sidDel="00170CCC">
          <w:rPr>
            <w:rFonts w:ascii="Times New Roman" w:hAnsi="Times New Roman"/>
            <w:lang w:eastAsia="x-none"/>
          </w:rPr>
          <w:t xml:space="preserve"> </w:t>
        </w:r>
      </w:ins>
      <w:del w:id="289" w:author="Shinichi Nakagawa" w:date="2021-10-04T17:34:00Z">
        <w:r w:rsidR="00034564" w:rsidDel="00170CCC">
          <w:rPr>
            <w:rFonts w:ascii="Times New Roman" w:hAnsi="Times New Roman"/>
            <w:lang w:eastAsia="x-none"/>
          </w:rPr>
          <w:delText>ICC</w:delText>
        </w:r>
      </w:del>
      <w:del w:id="290" w:author="Shinichi Nakagawa" w:date="2021-10-04T17:31:00Z">
        <w:r w:rsidR="00034564" w:rsidRPr="00034564" w:rsidDel="006406DA">
          <w:rPr>
            <w:rFonts w:ascii="Times New Roman" w:hAnsi="Times New Roman"/>
            <w:i/>
            <w:vertAlign w:val="subscript"/>
            <w:lang w:eastAsia="x-none"/>
          </w:rPr>
          <w:delText>Study</w:delText>
        </w:r>
      </w:del>
      <w:del w:id="291" w:author="Shinichi Nakagawa" w:date="2021-10-04T17:34:00Z">
        <w:r w:rsidR="002E1610" w:rsidRPr="002E1610" w:rsidDel="00170CCC">
          <w:rPr>
            <w:rFonts w:ascii="Times New Roman" w:hAnsi="Times New Roman"/>
            <w:lang w:eastAsia="x-none"/>
          </w:rPr>
          <w:delText xml:space="preserve"> </w:delText>
        </w:r>
      </w:del>
      <w:r w:rsidR="00DE45C2">
        <w:rPr>
          <w:rFonts w:ascii="Times New Roman" w:hAnsi="Times New Roman"/>
          <w:lang w:eastAsia="x-none"/>
        </w:rPr>
        <w:t>(</w:t>
      </w:r>
      <w:r w:rsidR="002E1610">
        <w:rPr>
          <w:rFonts w:ascii="Times New Roman" w:hAnsi="Times New Roman"/>
          <w:lang w:eastAsia="x-none"/>
        </w:rPr>
        <w:t>difference between estimated and parametrised value</w:t>
      </w:r>
      <w:r w:rsidR="00034564">
        <w:rPr>
          <w:rFonts w:ascii="Times New Roman" w:hAnsi="Times New Roman"/>
          <w:lang w:eastAsia="x-none"/>
        </w:rPr>
        <w:t>)</w:t>
      </w:r>
      <w:r w:rsidR="002C709D">
        <w:rPr>
          <w:rFonts w:ascii="Times New Roman" w:hAnsi="Times New Roman"/>
          <w:lang w:eastAsia="x-none"/>
        </w:rPr>
        <w:t>.</w:t>
      </w:r>
      <w:r w:rsidR="00115A54">
        <w:rPr>
          <w:rFonts w:ascii="Times New Roman" w:hAnsi="Times New Roman"/>
          <w:lang w:eastAsia="x-none"/>
        </w:rPr>
        <w:t xml:space="preserve"> CIs were calculated as the estimated effect </w:t>
      </w:r>
      <w:r w:rsidR="00115A54">
        <w:rPr>
          <w:rFonts w:ascii="Times New Roman" w:hAnsi="Times New Roman"/>
          <w:lang w:eastAsia="x-none"/>
        </w:rPr>
        <w:sym w:font="Symbol" w:char="F0B1"/>
      </w:r>
      <w:r w:rsidR="00115A54" w:rsidRPr="00D02BAA">
        <w:rPr>
          <w:rFonts w:ascii="Times New Roman" w:hAnsi="Times New Roman"/>
          <w:i/>
          <w:iCs/>
          <w:lang w:eastAsia="x-none"/>
          <w:rPrChange w:id="292" w:author="Shinichi Nakagawa" w:date="2021-10-04T17:26:00Z">
            <w:rPr>
              <w:rFonts w:ascii="Times New Roman" w:hAnsi="Times New Roman"/>
              <w:lang w:eastAsia="x-none"/>
            </w:rPr>
          </w:rPrChange>
        </w:rPr>
        <w:t xml:space="preserve"> t</w:t>
      </w:r>
      <w:r w:rsidR="00115A54">
        <w:rPr>
          <w:rFonts w:ascii="Times New Roman" w:hAnsi="Times New Roman"/>
          <w:lang w:eastAsia="x-none"/>
        </w:rPr>
        <w:t xml:space="preserve">-value </w:t>
      </w:r>
      <w:r w:rsidR="00115A54">
        <w:rPr>
          <w:rFonts w:ascii="Times New Roman" w:hAnsi="Times New Roman"/>
          <w:lang w:eastAsia="x-none"/>
        </w:rPr>
        <w:sym w:font="Symbol" w:char="F0B4"/>
      </w:r>
      <w:r w:rsidR="00115A54">
        <w:rPr>
          <w:rFonts w:ascii="Times New Roman" w:hAnsi="Times New Roman"/>
          <w:lang w:eastAsia="x-none"/>
        </w:rPr>
        <w:t xml:space="preserve"> SE, where for t-values the degrees of freedom was the number of effect sizes minus 1, when </w:t>
      </w:r>
      <w:ins w:id="293"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i/>
            <w:iCs/>
            <w:lang w:eastAsia="x-none"/>
          </w:rPr>
          <w:t xml:space="preserve"> </w:t>
        </w:r>
      </w:ins>
      <w:del w:id="294"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 xml:space="preserve">= 0, and the number of studies minus 1 when </w:t>
      </w:r>
      <w:ins w:id="295"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lang w:eastAsia="x-none"/>
          </w:rPr>
          <w:t xml:space="preserve"> </w:t>
        </w:r>
      </w:ins>
      <w:del w:id="296"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&gt; 0.</w:t>
      </w:r>
    </w:p>
    <w:p w14:paraId="7BB55A26" w14:textId="74B2A0E8" w:rsidR="00832660" w:rsidRDefault="00832660" w:rsidP="00163C47">
      <w:pPr>
        <w:spacing w:line="480" w:lineRule="auto"/>
        <w:contextualSpacing/>
        <w:rPr>
          <w:rFonts w:ascii="Times New Roman" w:hAnsi="Times New Roman"/>
          <w:lang w:eastAsia="x-none"/>
        </w:rPr>
      </w:pPr>
    </w:p>
    <w:p w14:paraId="5D605317" w14:textId="05263E28" w:rsidR="00A42348" w:rsidRDefault="00832660" w:rsidP="00A42348">
      <w:pPr>
        <w:spacing w:line="480" w:lineRule="auto"/>
        <w:contextualSpacing/>
        <w:rPr>
          <w:rFonts w:ascii="Times New Roman" w:hAnsi="Times New Roman"/>
          <w:lang w:eastAsia="x-none"/>
        </w:rPr>
      </w:pPr>
      <w:r>
        <w:rPr>
          <w:rFonts w:ascii="Times New Roman" w:hAnsi="Times New Roman"/>
          <w:lang w:eastAsia="x-none"/>
        </w:rPr>
        <w:t xml:space="preserve">Each simulated dataset contained </w:t>
      </w:r>
      <w:r w:rsidRPr="00832660">
        <w:rPr>
          <w:rFonts w:ascii="Times New Roman" w:hAnsi="Times New Roman"/>
          <w:i/>
          <w:lang w:eastAsia="x-none"/>
        </w:rPr>
        <w:t>K</w:t>
      </w:r>
      <w:r>
        <w:rPr>
          <w:rFonts w:ascii="Times New Roman" w:hAnsi="Times New Roman"/>
          <w:lang w:eastAsia="x-none"/>
        </w:rPr>
        <w:t xml:space="preserve"> studies</w:t>
      </w:r>
      <w:r w:rsidR="00D34C20">
        <w:rPr>
          <w:rFonts w:ascii="Times New Roman" w:hAnsi="Times New Roman"/>
          <w:lang w:eastAsia="x-none"/>
        </w:rPr>
        <w:t xml:space="preserve"> (</w:t>
      </w:r>
      <w:r w:rsidR="00D81711" w:rsidRPr="00D81711">
        <w:rPr>
          <w:rFonts w:ascii="Times New Roman" w:hAnsi="Times New Roman"/>
          <w:i/>
          <w:lang w:eastAsia="x-none"/>
        </w:rPr>
        <w:t>K</w:t>
      </w:r>
      <w:r w:rsidR="00D81711">
        <w:rPr>
          <w:rFonts w:ascii="Times New Roman" w:hAnsi="Times New Roman"/>
          <w:lang w:eastAsia="x-none"/>
        </w:rPr>
        <w:t xml:space="preserve"> = 12, 30 and 100 was tested</w:t>
      </w:r>
      <w:r w:rsidR="00D34C20">
        <w:rPr>
          <w:rFonts w:ascii="Times New Roman" w:hAnsi="Times New Roman"/>
          <w:lang w:eastAsia="x-none"/>
        </w:rPr>
        <w:t>)</w:t>
      </w:r>
      <w:r>
        <w:rPr>
          <w:rFonts w:ascii="Times New Roman" w:hAnsi="Times New Roman"/>
          <w:lang w:eastAsia="x-none"/>
        </w:rPr>
        <w:t>.</w:t>
      </w:r>
      <w:r w:rsidR="00647367">
        <w:rPr>
          <w:rFonts w:ascii="Times New Roman" w:hAnsi="Times New Roman"/>
          <w:lang w:eastAsia="x-none"/>
        </w:rPr>
        <w:t xml:space="preserve"> </w:t>
      </w:r>
      <w:r w:rsidR="007A3E2F">
        <w:rPr>
          <w:rFonts w:ascii="Times New Roman" w:hAnsi="Times New Roman"/>
          <w:lang w:eastAsia="x-none"/>
        </w:rPr>
        <w:t xml:space="preserve">Because studies </w:t>
      </w:r>
      <w:r w:rsidR="007E15D0">
        <w:rPr>
          <w:rFonts w:ascii="Times New Roman" w:hAnsi="Times New Roman"/>
          <w:lang w:eastAsia="x-none"/>
        </w:rPr>
        <w:t>often</w:t>
      </w:r>
      <w:r w:rsidR="007A3E2F">
        <w:rPr>
          <w:rFonts w:ascii="Times New Roman" w:hAnsi="Times New Roman"/>
          <w:lang w:eastAsia="x-none"/>
        </w:rPr>
        <w:t xml:space="preserve"> </w:t>
      </w:r>
      <w:r w:rsidR="007E15D0">
        <w:rPr>
          <w:rFonts w:ascii="Times New Roman" w:hAnsi="Times New Roman"/>
          <w:lang w:eastAsia="x-none"/>
        </w:rPr>
        <w:t>vary in the</w:t>
      </w:r>
      <w:r w:rsidR="007A3E2F">
        <w:rPr>
          <w:rFonts w:ascii="Times New Roman" w:hAnsi="Times New Roman"/>
          <w:lang w:eastAsia="x-none"/>
        </w:rPr>
        <w:t xml:space="preserve"> number of effect sizes</w:t>
      </w:r>
      <w:r w:rsidR="007E15D0">
        <w:rPr>
          <w:rFonts w:ascii="Times New Roman" w:hAnsi="Times New Roman"/>
          <w:lang w:eastAsia="x-none"/>
        </w:rPr>
        <w:t xml:space="preserve"> they contain</w:t>
      </w:r>
      <w:r w:rsidR="00540144">
        <w:rPr>
          <w:rFonts w:ascii="Times New Roman" w:hAnsi="Times New Roman"/>
          <w:lang w:eastAsia="x-none"/>
        </w:rPr>
        <w:t>,</w:t>
      </w:r>
      <w:r w:rsidR="009219E9">
        <w:rPr>
          <w:rFonts w:ascii="Times New Roman" w:hAnsi="Times New Roman"/>
          <w:lang w:eastAsia="x-none"/>
        </w:rPr>
        <w:t xml:space="preserve"> the number of effect sizes per study,</w:t>
      </w:r>
      <w:r w:rsidR="007A3E2F">
        <w:rPr>
          <w:rFonts w:ascii="Times New Roman" w:hAnsi="Times New Roman"/>
          <w:lang w:eastAsia="x-none"/>
        </w:rPr>
        <w:t xml:space="preserve"> </w:t>
      </w:r>
      <w:r w:rsidR="007A3E2F" w:rsidRPr="007A3E2F">
        <w:rPr>
          <w:rFonts w:ascii="Times New Roman" w:hAnsi="Times New Roman"/>
          <w:i/>
          <w:lang w:eastAsia="x-none"/>
        </w:rPr>
        <w:t>L</w:t>
      </w:r>
      <w:r w:rsidR="009219E9">
        <w:rPr>
          <w:rFonts w:ascii="Times New Roman" w:hAnsi="Times New Roman"/>
          <w:lang w:eastAsia="x-none"/>
        </w:rPr>
        <w:t>,</w:t>
      </w:r>
      <w:r w:rsidR="007A3E2F">
        <w:rPr>
          <w:rFonts w:ascii="Times New Roman" w:hAnsi="Times New Roman"/>
          <w:lang w:eastAsia="x-none"/>
        </w:rPr>
        <w:t xml:space="preserve"> was</w:t>
      </w:r>
      <w:r w:rsidR="00B92E6F">
        <w:rPr>
          <w:rFonts w:ascii="Times New Roman" w:hAnsi="Times New Roman"/>
          <w:lang w:eastAsia="x-none"/>
        </w:rPr>
        <w:t xml:space="preserve"> treated as a random variable. We simulated </w:t>
      </w:r>
      <w:r w:rsidR="00B92E6F" w:rsidRPr="00B92E6F">
        <w:rPr>
          <w:rFonts w:ascii="Times New Roman" w:hAnsi="Times New Roman"/>
          <w:i/>
          <w:lang w:eastAsia="x-none"/>
        </w:rPr>
        <w:t>L</w:t>
      </w:r>
      <w:r w:rsidR="007A3E2F">
        <w:rPr>
          <w:rFonts w:ascii="Times New Roman" w:hAnsi="Times New Roman"/>
          <w:lang w:eastAsia="x-none"/>
        </w:rPr>
        <w:t xml:space="preserve"> using a double Poisson distribution</w:t>
      </w:r>
      <w:r w:rsidR="00E17441">
        <w:rPr>
          <w:rFonts w:ascii="Times New Roman" w:hAnsi="Times New Roman"/>
          <w:lang w:eastAsia="x-none"/>
        </w:rPr>
        <w:t xml:space="preserve">, which </w:t>
      </w:r>
      <w:r w:rsidR="005731C3">
        <w:rPr>
          <w:rFonts w:ascii="Times New Roman" w:hAnsi="Times New Roman"/>
          <w:lang w:eastAsia="x-none"/>
        </w:rPr>
        <w:t xml:space="preserve">is a discrete probability distribution </w:t>
      </w:r>
      <w:r w:rsidR="00A220FD">
        <w:rPr>
          <w:rFonts w:ascii="Times New Roman" w:hAnsi="Times New Roman"/>
          <w:lang w:eastAsia="x-none"/>
        </w:rPr>
        <w:t>that</w:t>
      </w:r>
      <w:r w:rsidR="005731C3">
        <w:rPr>
          <w:rFonts w:ascii="Times New Roman" w:hAnsi="Times New Roman"/>
          <w:lang w:eastAsia="x-none"/>
        </w:rPr>
        <w:t xml:space="preserve"> </w:t>
      </w:r>
      <w:r w:rsidR="00D553F0">
        <w:rPr>
          <w:rFonts w:ascii="Times New Roman" w:hAnsi="Times New Roman"/>
          <w:lang w:eastAsia="x-none"/>
        </w:rPr>
        <w:t>can be</w:t>
      </w:r>
      <w:r w:rsidR="00E17441">
        <w:rPr>
          <w:rFonts w:ascii="Times New Roman" w:hAnsi="Times New Roman"/>
          <w:lang w:eastAsia="x-none"/>
        </w:rPr>
        <w:t xml:space="preserve"> under/over dispersed relative to a Poisson distribution</w:t>
      </w:r>
      <w:r w:rsidR="00831B10">
        <w:rPr>
          <w:rFonts w:ascii="Times New Roman" w:hAnsi="Times New Roman"/>
          <w:lang w:eastAsia="x-none"/>
        </w:rPr>
        <w:t xml:space="preserve"> </w:t>
      </w:r>
      <w:r w:rsidR="001D2087" w:rsidRPr="001D2087">
        <w:rPr>
          <w:rFonts w:ascii="Times New Roman" w:hAnsi="Times New Roman"/>
          <w:i/>
          <w:lang w:eastAsia="x-none"/>
        </w:rPr>
        <w:t>via</w:t>
      </w:r>
      <w:r w:rsidR="00E17441">
        <w:rPr>
          <w:rFonts w:ascii="Times New Roman" w:hAnsi="Times New Roman"/>
          <w:lang w:eastAsia="x-none"/>
        </w:rPr>
        <w:t xml:space="preserve"> a multiplicative dispersion parameter. </w:t>
      </w:r>
      <w:del w:id="297" w:author="Alistair Senior" w:date="2022-02-14T09:14:00Z">
        <w:r w:rsidR="00A42348" w:rsidDel="002B1B95">
          <w:rPr>
            <w:rFonts w:ascii="Times New Roman" w:hAnsi="Times New Roman"/>
            <w:lang w:eastAsia="x-none"/>
          </w:rPr>
          <w:delText xml:space="preserve">We </w:delText>
        </w:r>
      </w:del>
      <w:ins w:id="298" w:author="Alistair Senior" w:date="2022-02-14T09:14:00Z">
        <w:r w:rsidR="002B1B95">
          <w:rPr>
            <w:rFonts w:ascii="Times New Roman" w:hAnsi="Times New Roman"/>
            <w:lang w:eastAsia="x-none"/>
          </w:rPr>
          <w:t xml:space="preserve">In the main text, the simulation </w:t>
        </w:r>
      </w:ins>
      <w:r w:rsidR="00A42348">
        <w:rPr>
          <w:rFonts w:ascii="Times New Roman" w:hAnsi="Times New Roman"/>
          <w:lang w:eastAsia="x-none"/>
        </w:rPr>
        <w:t>drew values from a</w:t>
      </w:r>
      <w:r w:rsidR="00F2206D">
        <w:rPr>
          <w:rFonts w:ascii="Times New Roman" w:hAnsi="Times New Roman"/>
          <w:lang w:eastAsia="x-none"/>
        </w:rPr>
        <w:t xml:space="preserve"> random double Poisson</w:t>
      </w:r>
      <w:r w:rsidR="00A42348">
        <w:rPr>
          <w:rFonts w:ascii="Times New Roman" w:hAnsi="Times New Roman"/>
          <w:lang w:eastAsia="x-none"/>
        </w:rPr>
        <w:t xml:space="preserve"> distribution</w:t>
      </w:r>
      <w:r w:rsidR="00F2206D">
        <w:rPr>
          <w:rFonts w:ascii="Times New Roman" w:hAnsi="Times New Roman"/>
          <w:lang w:eastAsia="x-none"/>
        </w:rPr>
        <w:t xml:space="preserve"> (‘rDPO’ function in the </w:t>
      </w:r>
      <w:r w:rsidR="00F2206D" w:rsidRPr="007A3E2F">
        <w:rPr>
          <w:rFonts w:ascii="Times New Roman" w:hAnsi="Times New Roman"/>
          <w:i/>
          <w:lang w:eastAsia="x-none"/>
        </w:rPr>
        <w:t>gamlss.dist</w:t>
      </w:r>
      <w:r w:rsidR="00F2206D">
        <w:rPr>
          <w:rFonts w:ascii="Times New Roman" w:hAnsi="Times New Roman"/>
          <w:lang w:eastAsia="x-none"/>
        </w:rPr>
        <w:t xml:space="preserve"> package)</w:t>
      </w:r>
      <w:r w:rsidR="00A42348">
        <w:rPr>
          <w:rFonts w:ascii="Times New Roman" w:hAnsi="Times New Roman"/>
          <w:lang w:eastAsia="x-none"/>
        </w:rPr>
        <w:t xml:space="preserve"> with a mean of </w:t>
      </w:r>
      <w:r w:rsidR="00D42F43">
        <w:rPr>
          <w:rFonts w:ascii="Times New Roman" w:hAnsi="Times New Roman"/>
          <w:lang w:eastAsia="x-none"/>
        </w:rPr>
        <w:t>2</w:t>
      </w:r>
      <w:r w:rsidR="00A42348">
        <w:rPr>
          <w:rFonts w:ascii="Times New Roman" w:hAnsi="Times New Roman"/>
          <w:lang w:eastAsia="x-none"/>
        </w:rPr>
        <w:t xml:space="preserve"> and a multiplicative dispersion parameter of </w:t>
      </w:r>
      <w:r w:rsidR="00D42F43">
        <w:rPr>
          <w:rFonts w:ascii="Times New Roman" w:hAnsi="Times New Roman"/>
          <w:lang w:eastAsia="x-none"/>
        </w:rPr>
        <w:t>2.88</w:t>
      </w:r>
      <w:r w:rsidR="00A42348">
        <w:rPr>
          <w:rFonts w:ascii="Times New Roman" w:hAnsi="Times New Roman"/>
          <w:lang w:eastAsia="x-none"/>
        </w:rPr>
        <w:t>, before adding 1</w:t>
      </w:r>
      <w:r w:rsidR="00D42F43">
        <w:rPr>
          <w:rFonts w:ascii="Times New Roman" w:hAnsi="Times New Roman"/>
          <w:lang w:eastAsia="x-none"/>
        </w:rPr>
        <w:t xml:space="preserve"> (to prevent 0 values)</w:t>
      </w:r>
      <w:r w:rsidR="00A42348">
        <w:rPr>
          <w:rFonts w:ascii="Times New Roman" w:hAnsi="Times New Roman"/>
          <w:lang w:eastAsia="x-none"/>
        </w:rPr>
        <w:t xml:space="preserve">. </w:t>
      </w:r>
      <w:commentRangeStart w:id="299"/>
      <w:r w:rsidR="00A42348">
        <w:rPr>
          <w:rFonts w:ascii="Times New Roman" w:hAnsi="Times New Roman"/>
          <w:lang w:eastAsia="x-none"/>
        </w:rPr>
        <w:t xml:space="preserve">This resulted in </w:t>
      </w:r>
      <w:r w:rsidR="00BD4491">
        <w:rPr>
          <w:rFonts w:ascii="Times New Roman" w:hAnsi="Times New Roman"/>
          <w:i/>
          <w:lang w:eastAsia="x-none"/>
        </w:rPr>
        <w:t>L</w:t>
      </w:r>
      <w:r w:rsidR="00A42348">
        <w:rPr>
          <w:rFonts w:ascii="Times New Roman" w:hAnsi="Times New Roman"/>
          <w:lang w:eastAsia="x-none"/>
        </w:rPr>
        <w:t xml:space="preserve"> having a minimum </w:t>
      </w:r>
      <w:r w:rsidR="00A42348" w:rsidRPr="004A0B1A">
        <w:rPr>
          <w:rFonts w:ascii="Times New Roman" w:hAnsi="Times New Roman"/>
          <w:lang w:eastAsia="x-none"/>
        </w:rPr>
        <w:t>of</w:t>
      </w:r>
      <w:r w:rsidR="00A42348">
        <w:rPr>
          <w:rFonts w:ascii="Times New Roman" w:hAnsi="Times New Roman"/>
          <w:lang w:eastAsia="x-none"/>
        </w:rPr>
        <w:t xml:space="preserve"> 1, a mean</w:t>
      </w:r>
      <w:r w:rsidR="00D03187">
        <w:rPr>
          <w:rFonts w:ascii="Times New Roman" w:hAnsi="Times New Roman"/>
          <w:lang w:eastAsia="x-none"/>
        </w:rPr>
        <w:t xml:space="preserve"> </w:t>
      </w:r>
      <w:r w:rsidR="00A42348">
        <w:rPr>
          <w:rFonts w:ascii="Times New Roman" w:hAnsi="Times New Roman"/>
          <w:lang w:eastAsia="x-none"/>
        </w:rPr>
        <w:t xml:space="preserve">of </w:t>
      </w:r>
      <w:r w:rsidR="00BB44C6">
        <w:rPr>
          <w:rFonts w:ascii="Times New Roman" w:hAnsi="Times New Roman"/>
          <w:lang w:eastAsia="x-none"/>
        </w:rPr>
        <w:t>3</w:t>
      </w:r>
      <w:r w:rsidR="00A42348">
        <w:rPr>
          <w:rFonts w:ascii="Times New Roman" w:hAnsi="Times New Roman"/>
          <w:lang w:eastAsia="x-none"/>
        </w:rPr>
        <w:t xml:space="preserve">, and SD of </w:t>
      </w:r>
      <w:r w:rsidR="00BB44C6">
        <w:rPr>
          <w:rFonts w:ascii="Times New Roman" w:hAnsi="Times New Roman"/>
          <w:lang w:eastAsia="x-none"/>
        </w:rPr>
        <w:t>2.4</w:t>
      </w:r>
      <w:r w:rsidR="00ED6A5D">
        <w:rPr>
          <w:rFonts w:ascii="Times New Roman" w:hAnsi="Times New Roman"/>
          <w:lang w:eastAsia="x-none"/>
        </w:rPr>
        <w:t xml:space="preserve"> (i.e.</w:t>
      </w:r>
      <w:r w:rsidR="00BB44C6">
        <w:rPr>
          <w:rFonts w:ascii="Times New Roman" w:hAnsi="Times New Roman"/>
          <w:lang w:eastAsia="x-none"/>
        </w:rPr>
        <w:t>,</w:t>
      </w:r>
      <w:r w:rsidR="00ED6A5D">
        <w:rPr>
          <w:rFonts w:ascii="Times New Roman" w:hAnsi="Times New Roman"/>
          <w:lang w:eastAsia="x-none"/>
        </w:rPr>
        <w:t xml:space="preserve"> dispersion of </w:t>
      </w:r>
      <w:r w:rsidR="00BB44C6">
        <w:rPr>
          <w:rFonts w:ascii="Times New Roman" w:hAnsi="Times New Roman"/>
          <w:lang w:eastAsia="x-none"/>
        </w:rPr>
        <w:t>1.92</w:t>
      </w:r>
      <w:r w:rsidR="00ED6A5D">
        <w:rPr>
          <w:rFonts w:ascii="Times New Roman" w:hAnsi="Times New Roman"/>
          <w:lang w:eastAsia="x-none"/>
        </w:rPr>
        <w:t>)</w:t>
      </w:r>
      <w:r w:rsidR="00A42348">
        <w:rPr>
          <w:rFonts w:ascii="Times New Roman" w:hAnsi="Times New Roman"/>
          <w:lang w:eastAsia="x-none"/>
        </w:rPr>
        <w:t>.</w:t>
      </w:r>
      <w:commentRangeEnd w:id="299"/>
      <w:r w:rsidR="002E52F2">
        <w:rPr>
          <w:rStyle w:val="CommentReference"/>
        </w:rPr>
        <w:commentReference w:id="299"/>
      </w:r>
      <w:ins w:id="300" w:author="Shinichi Nakagawa" w:date="2022-02-13T11:41:00Z">
        <w:r w:rsidR="00774454">
          <w:rPr>
            <w:rFonts w:ascii="Times New Roman" w:hAnsi="Times New Roman"/>
            <w:lang w:eastAsia="x-none"/>
          </w:rPr>
          <w:t xml:space="preserve"> </w:t>
        </w:r>
      </w:ins>
      <w:ins w:id="301" w:author="Shinichi Nakagawa" w:date="2022-02-13T11:43:00Z">
        <w:r w:rsidR="00774454">
          <w:rPr>
            <w:rFonts w:ascii="Times New Roman" w:hAnsi="Times New Roman"/>
            <w:lang w:eastAsia="x-none"/>
          </w:rPr>
          <w:t xml:space="preserve">We termed this </w:t>
        </w:r>
        <w:del w:id="302" w:author="Alistair Senior" w:date="2022-02-14T09:54:00Z">
          <w:r w:rsidR="00774454" w:rsidDel="000C48B1">
            <w:rPr>
              <w:rFonts w:ascii="Times New Roman" w:hAnsi="Times New Roman"/>
              <w:lang w:eastAsia="x-none"/>
            </w:rPr>
            <w:delText xml:space="preserve">simulated </w:delText>
          </w:r>
        </w:del>
        <w:r w:rsidR="00774454">
          <w:rPr>
            <w:rFonts w:ascii="Times New Roman" w:hAnsi="Times New Roman"/>
            <w:lang w:eastAsia="x-none"/>
          </w:rPr>
          <w:t xml:space="preserve">set of </w:t>
        </w:r>
        <w:del w:id="303" w:author="Alistair Senior" w:date="2022-02-14T09:14:00Z">
          <w:r w:rsidR="00774454" w:rsidDel="002B1B95">
            <w:rPr>
              <w:rFonts w:ascii="Times New Roman" w:hAnsi="Times New Roman"/>
              <w:lang w:eastAsia="x-none"/>
            </w:rPr>
            <w:delText>data</w:delText>
          </w:r>
        </w:del>
      </w:ins>
      <w:ins w:id="304" w:author="Alistair Senior" w:date="2022-02-14T09:54:00Z">
        <w:r w:rsidR="000C48B1">
          <w:rPr>
            <w:rFonts w:ascii="Times New Roman" w:hAnsi="Times New Roman"/>
            <w:lang w:eastAsia="x-none"/>
          </w:rPr>
          <w:t>parameters</w:t>
        </w:r>
      </w:ins>
      <w:ins w:id="305" w:author="Shinichi Nakagawa" w:date="2022-02-13T11:43:00Z">
        <w:r w:rsidR="00774454">
          <w:rPr>
            <w:rFonts w:ascii="Times New Roman" w:hAnsi="Times New Roman"/>
            <w:lang w:eastAsia="x-none"/>
          </w:rPr>
          <w:t xml:space="preserve"> Set </w:t>
        </w:r>
      </w:ins>
      <w:ins w:id="306" w:author="Shinichi Nakagawa" w:date="2022-02-13T11:45:00Z">
        <w:r w:rsidR="00AD3246">
          <w:rPr>
            <w:rFonts w:ascii="Times New Roman" w:hAnsi="Times New Roman"/>
            <w:lang w:eastAsia="x-none"/>
          </w:rPr>
          <w:t>I</w:t>
        </w:r>
      </w:ins>
      <w:ins w:id="307" w:author="Alistair Senior" w:date="2022-02-14T09:14:00Z">
        <w:r w:rsidR="002B1B95">
          <w:rPr>
            <w:rFonts w:ascii="Times New Roman" w:hAnsi="Times New Roman"/>
            <w:lang w:eastAsia="x-none"/>
          </w:rPr>
          <w:t xml:space="preserve">. </w:t>
        </w:r>
      </w:ins>
      <w:ins w:id="308" w:author="Alistair Senior" w:date="2022-02-14T09:15:00Z">
        <w:r w:rsidR="002B1B95">
          <w:rPr>
            <w:rFonts w:ascii="Times New Roman" w:hAnsi="Times New Roman"/>
            <w:lang w:eastAsia="x-none"/>
          </w:rPr>
          <w:t xml:space="preserve">We also </w:t>
        </w:r>
      </w:ins>
      <w:ins w:id="309" w:author="Shinichi Nakagawa" w:date="2022-02-13T11:43:00Z">
        <w:del w:id="310" w:author="Alistair Senior" w:date="2022-02-14T09:15:00Z">
          <w:r w:rsidR="00774454" w:rsidDel="002B1B95">
            <w:rPr>
              <w:rFonts w:ascii="Times New Roman" w:hAnsi="Times New Roman"/>
              <w:lang w:eastAsia="x-none"/>
            </w:rPr>
            <w:delText xml:space="preserve"> </w:delText>
          </w:r>
        </w:del>
        <w:del w:id="311" w:author="Alistair Senior" w:date="2022-02-14T09:14:00Z">
          <w:r w:rsidR="00774454" w:rsidDel="002B1B95">
            <w:rPr>
              <w:rFonts w:ascii="Times New Roman" w:hAnsi="Times New Roman"/>
              <w:lang w:eastAsia="x-none"/>
            </w:rPr>
            <w:delText xml:space="preserve">and </w:delText>
          </w:r>
        </w:del>
        <w:del w:id="312" w:author="Alistair Senior" w:date="2022-02-14T09:15:00Z">
          <w:r w:rsidR="00774454" w:rsidDel="002B1B95">
            <w:rPr>
              <w:rFonts w:ascii="Times New Roman" w:hAnsi="Times New Roman"/>
              <w:lang w:eastAsia="x-none"/>
            </w:rPr>
            <w:delText>also we had a</w:delText>
          </w:r>
        </w:del>
      </w:ins>
      <w:ins w:id="313" w:author="Shinichi Nakagawa" w:date="2022-02-13T11:44:00Z">
        <w:del w:id="314" w:author="Alistair Senior" w:date="2022-02-14T09:15:00Z">
          <w:r w:rsidR="00774454" w:rsidDel="002B1B95">
            <w:rPr>
              <w:rFonts w:ascii="Times New Roman" w:hAnsi="Times New Roman"/>
              <w:lang w:eastAsia="x-none"/>
            </w:rPr>
            <w:delText xml:space="preserve">nother </w:delText>
          </w:r>
        </w:del>
        <w:r w:rsidR="00AD3246">
          <w:rPr>
            <w:rFonts w:ascii="Times New Roman" w:hAnsi="Times New Roman"/>
            <w:lang w:eastAsia="x-none"/>
          </w:rPr>
          <w:t>simulated</w:t>
        </w:r>
      </w:ins>
      <w:ins w:id="315" w:author="Alistair Senior" w:date="2022-02-14T09:15:00Z">
        <w:r w:rsidR="002B1B95">
          <w:rPr>
            <w:rFonts w:ascii="Times New Roman" w:hAnsi="Times New Roman"/>
            <w:lang w:eastAsia="x-none"/>
          </w:rPr>
          <w:t xml:space="preserve"> a second</w:t>
        </w:r>
      </w:ins>
      <w:ins w:id="316" w:author="Shinichi Nakagawa" w:date="2022-02-13T11:44:00Z">
        <w:r w:rsidR="00774454">
          <w:rPr>
            <w:rFonts w:ascii="Times New Roman" w:hAnsi="Times New Roman"/>
            <w:lang w:eastAsia="x-none"/>
          </w:rPr>
          <w:t xml:space="preserve"> set </w:t>
        </w:r>
        <w:del w:id="317" w:author="Alistair Senior" w:date="2022-02-14T09:54:00Z">
          <w:r w:rsidR="00774454" w:rsidDel="000C48B1">
            <w:rPr>
              <w:rFonts w:ascii="Times New Roman" w:hAnsi="Times New Roman"/>
              <w:lang w:eastAsia="x-none"/>
            </w:rPr>
            <w:delText xml:space="preserve">of data </w:delText>
          </w:r>
        </w:del>
        <w:r w:rsidR="00774454">
          <w:rPr>
            <w:rFonts w:ascii="Times New Roman" w:hAnsi="Times New Roman"/>
            <w:lang w:eastAsia="x-none"/>
          </w:rPr>
          <w:t xml:space="preserve">where </w:t>
        </w:r>
        <w:r w:rsidR="00774454" w:rsidRPr="00774454">
          <w:rPr>
            <w:rFonts w:ascii="Times New Roman" w:hAnsi="Times New Roman"/>
            <w:i/>
            <w:iCs/>
            <w:lang w:eastAsia="x-none"/>
            <w:rPrChange w:id="318" w:author="Shinichi Nakagawa" w:date="2022-02-13T11:44:00Z">
              <w:rPr>
                <w:rFonts w:ascii="Times New Roman" w:hAnsi="Times New Roman"/>
                <w:lang w:eastAsia="x-none"/>
              </w:rPr>
            </w:rPrChange>
          </w:rPr>
          <w:t>L</w:t>
        </w:r>
        <w:r w:rsidR="00774454">
          <w:rPr>
            <w:rFonts w:ascii="Times New Roman" w:hAnsi="Times New Roman"/>
            <w:lang w:eastAsia="x-none"/>
          </w:rPr>
          <w:t xml:space="preserve"> is fixed to 1 (</w:t>
        </w:r>
      </w:ins>
      <w:ins w:id="319" w:author="Shinichi Nakagawa" w:date="2022-02-13T11:47:00Z">
        <w:r w:rsidR="00AD3246">
          <w:rPr>
            <w:rFonts w:ascii="Times New Roman" w:hAnsi="Times New Roman"/>
            <w:lang w:eastAsia="x-none"/>
          </w:rPr>
          <w:t xml:space="preserve">i.e. each study had only one effect size; </w:t>
        </w:r>
        <w:r w:rsidR="00AD3246" w:rsidRPr="00AD3246">
          <w:rPr>
            <w:rFonts w:ascii="Times New Roman" w:hAnsi="Times New Roman"/>
            <w:i/>
            <w:iCs/>
            <w:lang w:eastAsia="x-none"/>
            <w:rPrChange w:id="320" w:author="Shinichi Nakagawa" w:date="2022-02-13T11:47:00Z">
              <w:rPr>
                <w:rFonts w:ascii="Times New Roman" w:hAnsi="Times New Roman"/>
                <w:lang w:eastAsia="x-none"/>
              </w:rPr>
            </w:rPrChange>
          </w:rPr>
          <w:t>L</w:t>
        </w:r>
        <w:r w:rsidR="00AD3246">
          <w:rPr>
            <w:rFonts w:ascii="Times New Roman" w:hAnsi="Times New Roman"/>
            <w:lang w:eastAsia="x-none"/>
          </w:rPr>
          <w:t xml:space="preserve"> = 1</w:t>
        </w:r>
      </w:ins>
      <w:ins w:id="321" w:author="Alistair Senior" w:date="2022-02-14T09:15:00Z">
        <w:r w:rsidR="002B1B95">
          <w:rPr>
            <w:rFonts w:ascii="Times New Roman" w:hAnsi="Times New Roman"/>
            <w:lang w:eastAsia="x-none"/>
          </w:rPr>
          <w:t>, dispersion = 0</w:t>
        </w:r>
      </w:ins>
      <w:ins w:id="322" w:author="Shinichi Nakagawa" w:date="2022-02-13T11:47:00Z">
        <w:del w:id="323" w:author="Alistair Senior" w:date="2022-02-14T09:15:00Z">
          <w:r w:rsidR="00AD3246" w:rsidDel="002B1B95">
            <w:rPr>
              <w:rFonts w:ascii="Times New Roman" w:hAnsi="Times New Roman"/>
              <w:lang w:eastAsia="x-none"/>
            </w:rPr>
            <w:delText xml:space="preserve"> </w:delText>
          </w:r>
        </w:del>
      </w:ins>
      <w:ins w:id="324" w:author="Shinichi Nakagawa" w:date="2022-02-13T11:44:00Z">
        <w:r w:rsidR="00774454">
          <w:rPr>
            <w:rFonts w:ascii="Times New Roman" w:hAnsi="Times New Roman"/>
            <w:lang w:eastAsia="x-none"/>
          </w:rPr>
          <w:t>)</w:t>
        </w:r>
      </w:ins>
      <w:ins w:id="325" w:author="Shinichi Nakagawa" w:date="2022-02-13T11:45:00Z">
        <w:r w:rsidR="00AD3246">
          <w:rPr>
            <w:rFonts w:ascii="Times New Roman" w:hAnsi="Times New Roman"/>
            <w:lang w:eastAsia="x-none"/>
          </w:rPr>
          <w:t>, which we called Set II</w:t>
        </w:r>
      </w:ins>
      <w:ins w:id="326" w:author="Shinichi Nakagawa" w:date="2022-02-13T11:44:00Z">
        <w:r w:rsidR="00774454">
          <w:rPr>
            <w:rFonts w:ascii="Times New Roman" w:hAnsi="Times New Roman"/>
            <w:lang w:eastAsia="x-none"/>
          </w:rPr>
          <w:t>.</w:t>
        </w:r>
      </w:ins>
      <w:ins w:id="327" w:author="Alistair Senior" w:date="2022-02-14T09:15:00Z">
        <w:r w:rsidR="002B1B95">
          <w:rPr>
            <w:rFonts w:ascii="Times New Roman" w:hAnsi="Times New Roman"/>
            <w:lang w:eastAsia="x-none"/>
          </w:rPr>
          <w:t xml:space="preserve"> Set II is </w:t>
        </w:r>
      </w:ins>
      <w:ins w:id="328" w:author="Alistair Senior" w:date="2022-02-14T09:16:00Z">
        <w:r w:rsidR="002B1B95">
          <w:rPr>
            <w:rFonts w:ascii="Times New Roman" w:hAnsi="Times New Roman"/>
            <w:lang w:eastAsia="x-none"/>
          </w:rPr>
          <w:t>equivalent to a meta-analysis with just one effect size per study</w:t>
        </w:r>
        <w:r w:rsidR="00B743AD">
          <w:rPr>
            <w:rFonts w:ascii="Times New Roman" w:hAnsi="Times New Roman"/>
            <w:lang w:eastAsia="x-none"/>
          </w:rPr>
          <w:t xml:space="preserve"> (i.</w:t>
        </w:r>
      </w:ins>
      <w:ins w:id="329" w:author="Alistair Senior" w:date="2022-02-14T09:17:00Z">
        <w:r w:rsidR="00B743AD">
          <w:rPr>
            <w:rFonts w:ascii="Times New Roman" w:hAnsi="Times New Roman"/>
            <w:lang w:eastAsia="x-none"/>
          </w:rPr>
          <w:t>e., no dependency)</w:t>
        </w:r>
        <w:r w:rsidR="00F25F05">
          <w:rPr>
            <w:rFonts w:ascii="Times New Roman" w:hAnsi="Times New Roman"/>
            <w:lang w:eastAsia="x-none"/>
          </w:rPr>
          <w:t>,</w:t>
        </w:r>
      </w:ins>
      <w:ins w:id="330" w:author="Alistair Senior" w:date="2022-02-14T09:16:00Z">
        <w:r w:rsidR="002B1B95">
          <w:rPr>
            <w:rFonts w:ascii="Times New Roman" w:hAnsi="Times New Roman"/>
            <w:lang w:eastAsia="x-none"/>
          </w:rPr>
          <w:t xml:space="preserve"> and which would be assessed using a standard random-effects meta-analysis.</w:t>
        </w:r>
      </w:ins>
      <w:ins w:id="331" w:author="Shinichi Nakagawa" w:date="2022-02-13T11:44:00Z">
        <w:r w:rsidR="00774454">
          <w:rPr>
            <w:rFonts w:ascii="Times New Roman" w:hAnsi="Times New Roman"/>
            <w:lang w:eastAsia="x-none"/>
          </w:rPr>
          <w:t xml:space="preserve"> </w:t>
        </w:r>
      </w:ins>
    </w:p>
    <w:p w14:paraId="44D227C0" w14:textId="5BD14738" w:rsidR="00647367" w:rsidRDefault="00647367" w:rsidP="00163C47">
      <w:pPr>
        <w:spacing w:line="480" w:lineRule="auto"/>
        <w:contextualSpacing/>
        <w:rPr>
          <w:rFonts w:ascii="Times New Roman" w:hAnsi="Times New Roman"/>
          <w:lang w:eastAsia="x-none"/>
        </w:rPr>
      </w:pPr>
    </w:p>
    <w:p w14:paraId="03D3DBF2" w14:textId="1D4B7BE0" w:rsidR="00832660" w:rsidRDefault="009641EB" w:rsidP="00163C47">
      <w:pPr>
        <w:spacing w:line="480" w:lineRule="auto"/>
        <w:contextualSpacing/>
        <w:rPr>
          <w:rFonts w:ascii="Times New Roman" w:hAnsi="Times New Roman"/>
          <w:lang w:eastAsia="x-none"/>
        </w:rPr>
      </w:pPr>
      <w:r>
        <w:rPr>
          <w:rFonts w:ascii="Times New Roman" w:hAnsi="Times New Roman"/>
          <w:lang w:eastAsia="x-none"/>
        </w:rPr>
        <w:t xml:space="preserve">To simulate effect sizes that were correlated in a hierarchal manner we assumed an overall </w:t>
      </w:r>
      <w:r w:rsidR="00131D19">
        <w:rPr>
          <w:rFonts w:ascii="Times New Roman" w:hAnsi="Times New Roman"/>
          <w:lang w:eastAsia="x-none"/>
        </w:rPr>
        <w:t>lnRR</w:t>
      </w:r>
      <w:r>
        <w:rPr>
          <w:rFonts w:ascii="Times New Roman" w:hAnsi="Times New Roman"/>
          <w:lang w:eastAsia="x-none"/>
        </w:rPr>
        <w:t xml:space="preserve"> </w:t>
      </w:r>
      <w:r w:rsidR="00723634">
        <w:rPr>
          <w:rFonts w:ascii="Times New Roman" w:hAnsi="Times New Roman"/>
          <w:lang w:eastAsia="x-none"/>
        </w:rPr>
        <w:t>(</w:t>
      </w:r>
      <w:r w:rsidR="00723634">
        <w:rPr>
          <w:rFonts w:ascii="Times New Roman" w:hAnsi="Times New Roman"/>
          <w:i/>
        </w:rPr>
        <w:sym w:font="Symbol" w:char="F071"/>
      </w:r>
      <w:r w:rsidR="00723634">
        <w:rPr>
          <w:rFonts w:ascii="Times New Roman" w:hAnsi="Times New Roman"/>
        </w:rPr>
        <w:t>)</w:t>
      </w:r>
      <w:r>
        <w:rPr>
          <w:rFonts w:ascii="Times New Roman" w:hAnsi="Times New Roman"/>
        </w:rPr>
        <w:t xml:space="preserve"> of 0.3 (</w:t>
      </w:r>
      <w:r w:rsidRPr="009641EB">
        <w:rPr>
          <w:rFonts w:ascii="Times New Roman" w:hAnsi="Times New Roman"/>
          <w:i/>
        </w:rPr>
        <w:t>e</w:t>
      </w:r>
      <w:r w:rsidRPr="009641EB">
        <w:rPr>
          <w:rFonts w:ascii="Times New Roman" w:hAnsi="Times New Roman"/>
          <w:vertAlign w:val="superscript"/>
        </w:rPr>
        <w:t>0.3</w:t>
      </w:r>
      <w:r>
        <w:rPr>
          <w:rFonts w:ascii="Times New Roman" w:hAnsi="Times New Roman"/>
        </w:rPr>
        <w:t xml:space="preserve"> = 1.35, or a 35% increase in the mean) with</w:t>
      </w:r>
      <w:r w:rsidR="00A86625">
        <w:rPr>
          <w:rFonts w:ascii="Times New Roman" w:hAnsi="Times New Roman"/>
        </w:rPr>
        <w:t xml:space="preserve"> </w:t>
      </w:r>
      <w:r w:rsidR="00BE4635">
        <w:rPr>
          <w:rFonts w:ascii="Times New Roman" w:hAnsi="Times New Roman"/>
        </w:rPr>
        <w:t>either negligible</w:t>
      </w:r>
      <w:r w:rsidR="00E53634">
        <w:rPr>
          <w:rFonts w:ascii="Times New Roman" w:hAnsi="Times New Roman"/>
        </w:rPr>
        <w:t xml:space="preserve"> (</w:t>
      </w:r>
      <w:r w:rsidR="00E53634" w:rsidRPr="008717F9">
        <w:rPr>
          <w:rFonts w:ascii="Times New Roman" w:hAnsi="Times New Roman"/>
          <w:i/>
          <w:lang w:eastAsia="x-none"/>
        </w:rPr>
        <w:sym w:font="Symbol" w:char="F074"/>
      </w:r>
      <w:r w:rsidR="00E53634" w:rsidRPr="008717F9">
        <w:rPr>
          <w:rFonts w:ascii="Times New Roman" w:hAnsi="Times New Roman"/>
          <w:vertAlign w:val="superscript"/>
          <w:lang w:eastAsia="x-none"/>
        </w:rPr>
        <w:t>2</w:t>
      </w:r>
      <w:r w:rsidR="00E53634">
        <w:rPr>
          <w:rFonts w:ascii="Times New Roman" w:hAnsi="Times New Roman"/>
          <w:lang w:eastAsia="x-none"/>
        </w:rPr>
        <w:t xml:space="preserve"> = 9</w:t>
      </w:r>
      <w:r w:rsidR="00E53634">
        <w:rPr>
          <w:rFonts w:ascii="Times New Roman" w:hAnsi="Times New Roman"/>
          <w:lang w:eastAsia="x-none"/>
        </w:rPr>
        <w:sym w:font="Symbol" w:char="F0B4"/>
      </w:r>
      <w:r w:rsidR="00E53634">
        <w:rPr>
          <w:rFonts w:ascii="Times New Roman" w:hAnsi="Times New Roman"/>
          <w:lang w:eastAsia="x-none"/>
        </w:rPr>
        <w:t>10</w:t>
      </w:r>
      <w:r w:rsidR="00E53634" w:rsidRPr="00E53634">
        <w:rPr>
          <w:rFonts w:ascii="Times New Roman" w:hAnsi="Times New Roman"/>
          <w:vertAlign w:val="superscript"/>
          <w:lang w:eastAsia="x-none"/>
        </w:rPr>
        <w:t>-6</w:t>
      </w:r>
      <w:r w:rsidR="00E53634">
        <w:rPr>
          <w:rFonts w:ascii="Times New Roman" w:hAnsi="Times New Roman"/>
          <w:lang w:eastAsia="x-none"/>
        </w:rPr>
        <w:t xml:space="preserve"> or </w:t>
      </w:r>
      <w:r w:rsidR="00E53634" w:rsidRPr="008717F9">
        <w:rPr>
          <w:rFonts w:ascii="Times New Roman" w:hAnsi="Times New Roman"/>
          <w:i/>
          <w:lang w:eastAsia="x-none"/>
        </w:rPr>
        <w:sym w:font="Symbol" w:char="F074"/>
      </w:r>
      <w:r w:rsidR="00E53634">
        <w:rPr>
          <w:rFonts w:ascii="Times New Roman" w:hAnsi="Times New Roman"/>
          <w:iCs/>
          <w:lang w:eastAsia="x-none"/>
        </w:rPr>
        <w:t xml:space="preserve"> / </w:t>
      </w:r>
      <w:r w:rsidR="00E53634">
        <w:rPr>
          <w:rFonts w:ascii="Times New Roman" w:hAnsi="Times New Roman"/>
          <w:i/>
        </w:rPr>
        <w:sym w:font="Symbol" w:char="F071"/>
      </w:r>
      <w:r w:rsidR="00E53634">
        <w:rPr>
          <w:rFonts w:ascii="Times New Roman" w:hAnsi="Times New Roman"/>
          <w:iCs/>
        </w:rPr>
        <w:t xml:space="preserve"> = 0.01</w:t>
      </w:r>
      <w:r w:rsidR="00E53634">
        <w:rPr>
          <w:rFonts w:ascii="Times New Roman" w:hAnsi="Times New Roman"/>
          <w:lang w:eastAsia="x-none"/>
        </w:rPr>
        <w:t>)</w:t>
      </w:r>
      <w:r w:rsidR="00BE4635">
        <w:rPr>
          <w:rFonts w:ascii="Times New Roman" w:hAnsi="Times New Roman"/>
        </w:rPr>
        <w:t xml:space="preserve"> or a</w:t>
      </w:r>
      <w:r>
        <w:rPr>
          <w:rFonts w:ascii="Times New Roman" w:hAnsi="Times New Roman"/>
        </w:rPr>
        <w:t xml:space="preserve"> high level of total heterogeneity (</w:t>
      </w:r>
      <w:r w:rsidRPr="008717F9">
        <w:rPr>
          <w:rFonts w:ascii="Times New Roman" w:hAnsi="Times New Roman"/>
          <w:i/>
          <w:lang w:eastAsia="x-none"/>
        </w:rPr>
        <w:sym w:font="Symbol" w:char="F074"/>
      </w:r>
      <w:r w:rsidRPr="008717F9">
        <w:rPr>
          <w:rFonts w:ascii="Times New Roman" w:hAnsi="Times New Roman"/>
          <w:vertAlign w:val="superscript"/>
          <w:lang w:eastAsia="x-none"/>
        </w:rPr>
        <w:t>2</w:t>
      </w:r>
      <w:r>
        <w:rPr>
          <w:rFonts w:ascii="Times New Roman" w:hAnsi="Times New Roman"/>
          <w:lang w:eastAsia="x-none"/>
        </w:rPr>
        <w:t xml:space="preserve"> = 0.09</w:t>
      </w:r>
      <w:r w:rsidR="00524117">
        <w:rPr>
          <w:rFonts w:ascii="Times New Roman" w:hAnsi="Times New Roman"/>
          <w:lang w:eastAsia="x-none"/>
        </w:rPr>
        <w:t xml:space="preserve"> </w:t>
      </w:r>
      <w:r w:rsidR="0048431A">
        <w:rPr>
          <w:rFonts w:ascii="Times New Roman" w:hAnsi="Times New Roman"/>
          <w:lang w:eastAsia="x-none"/>
        </w:rPr>
        <w:t>or</w:t>
      </w:r>
      <w:r w:rsidR="00524117">
        <w:rPr>
          <w:rFonts w:ascii="Times New Roman" w:hAnsi="Times New Roman"/>
          <w:lang w:eastAsia="x-none"/>
        </w:rPr>
        <w:t xml:space="preserve"> </w:t>
      </w:r>
      <w:r w:rsidR="00524117" w:rsidRPr="008717F9">
        <w:rPr>
          <w:rFonts w:ascii="Times New Roman" w:hAnsi="Times New Roman"/>
          <w:i/>
          <w:lang w:eastAsia="x-none"/>
        </w:rPr>
        <w:sym w:font="Symbol" w:char="F074"/>
      </w:r>
      <w:r w:rsidR="00524117">
        <w:rPr>
          <w:rFonts w:ascii="Times New Roman" w:hAnsi="Times New Roman"/>
          <w:iCs/>
          <w:lang w:eastAsia="x-none"/>
        </w:rPr>
        <w:t xml:space="preserve"> / </w:t>
      </w:r>
      <w:r w:rsidR="00524117">
        <w:rPr>
          <w:rFonts w:ascii="Times New Roman" w:hAnsi="Times New Roman"/>
          <w:i/>
        </w:rPr>
        <w:sym w:font="Symbol" w:char="F071"/>
      </w:r>
      <w:r w:rsidR="00524117">
        <w:rPr>
          <w:rFonts w:ascii="Times New Roman" w:hAnsi="Times New Roman"/>
          <w:iCs/>
        </w:rPr>
        <w:t xml:space="preserve"> = 1</w:t>
      </w:r>
      <w:r>
        <w:rPr>
          <w:rFonts w:ascii="Times New Roman" w:hAnsi="Times New Roman"/>
          <w:lang w:eastAsia="x-none"/>
        </w:rPr>
        <w:t>).</w:t>
      </w:r>
      <w:r w:rsidR="00DA0B7A">
        <w:rPr>
          <w:rFonts w:ascii="Times New Roman" w:hAnsi="Times New Roman"/>
          <w:lang w:eastAsia="x-none"/>
        </w:rPr>
        <w:t xml:space="preserve"> This heterogeneity was partitioned </w:t>
      </w:r>
      <w:r w:rsidR="00DA0B7A">
        <w:rPr>
          <w:rFonts w:ascii="Times New Roman" w:hAnsi="Times New Roman"/>
          <w:lang w:eastAsia="x-none"/>
        </w:rPr>
        <w:lastRenderedPageBreak/>
        <w:t>between among-, and within-study level</w:t>
      </w:r>
      <w:r w:rsidR="00AC1243">
        <w:rPr>
          <w:rFonts w:ascii="Times New Roman" w:hAnsi="Times New Roman"/>
          <w:lang w:eastAsia="x-none"/>
        </w:rPr>
        <w:t xml:space="preserve"> effects</w:t>
      </w:r>
      <w:r w:rsidR="00DA0B7A">
        <w:rPr>
          <w:rFonts w:ascii="Times New Roman" w:hAnsi="Times New Roman"/>
          <w:lang w:eastAsia="x-none"/>
        </w:rPr>
        <w:t xml:space="preserve"> assuming a given intra-class correlation (ICC</w:t>
      </w:r>
      <w:r w:rsidR="00DA0B7A" w:rsidRPr="00DA0B7A">
        <w:rPr>
          <w:rFonts w:ascii="Times New Roman" w:hAnsi="Times New Roman"/>
          <w:i/>
          <w:vertAlign w:val="subscript"/>
          <w:lang w:eastAsia="x-none"/>
        </w:rPr>
        <w:t>S</w:t>
      </w:r>
      <w:del w:id="332" w:author="Alistair Senior" w:date="2022-02-14T09:18:00Z">
        <w:r w:rsidR="00DA0B7A" w:rsidRPr="00DA0B7A" w:rsidDel="000F798E">
          <w:rPr>
            <w:rFonts w:ascii="Times New Roman" w:hAnsi="Times New Roman"/>
            <w:i/>
            <w:vertAlign w:val="subscript"/>
            <w:lang w:eastAsia="x-none"/>
          </w:rPr>
          <w:delText>tudy</w:delText>
        </w:r>
      </w:del>
      <w:r w:rsidR="005160E1">
        <w:rPr>
          <w:rFonts w:ascii="Times New Roman" w:hAnsi="Times New Roman"/>
          <w:lang w:eastAsia="x-none"/>
        </w:rPr>
        <w:t>; values of 0 and 0.5 were tested</w:t>
      </w:r>
      <w:r w:rsidR="00DA0B7A">
        <w:rPr>
          <w:rFonts w:ascii="Times New Roman" w:hAnsi="Times New Roman"/>
          <w:lang w:eastAsia="x-none"/>
        </w:rPr>
        <w:t>) such that</w:t>
      </w:r>
      <w:r w:rsidR="00D32D6D">
        <w:rPr>
          <w:rFonts w:ascii="Times New Roman" w:hAnsi="Times New Roman"/>
          <w:lang w:eastAsia="x-none"/>
        </w:rPr>
        <w:t xml:space="preserve"> the </w:t>
      </w:r>
      <w:r w:rsidR="00D32D6D" w:rsidRPr="00D32D6D">
        <w:rPr>
          <w:rFonts w:ascii="Times New Roman" w:hAnsi="Times New Roman"/>
          <w:i/>
          <w:lang w:eastAsia="x-none"/>
        </w:rPr>
        <w:t>l</w:t>
      </w:r>
      <w:r w:rsidR="00D32D6D">
        <w:rPr>
          <w:rFonts w:ascii="Times New Roman" w:hAnsi="Times New Roman"/>
          <w:lang w:eastAsia="x-none"/>
        </w:rPr>
        <w:t>th effect size</w:t>
      </w:r>
      <w:r w:rsidR="007226B4">
        <w:rPr>
          <w:rFonts w:ascii="Times New Roman" w:hAnsi="Times New Roman"/>
          <w:lang w:eastAsia="x-none"/>
        </w:rPr>
        <w:t xml:space="preserve"> (</w:t>
      </w:r>
      <w:r w:rsidR="007226B4" w:rsidRPr="007226B4">
        <w:rPr>
          <w:rFonts w:ascii="Times New Roman" w:hAnsi="Times New Roman"/>
          <w:i/>
          <w:lang w:eastAsia="x-none"/>
        </w:rPr>
        <w:t>l</w:t>
      </w:r>
      <w:r w:rsidR="007226B4">
        <w:rPr>
          <w:rFonts w:ascii="Times New Roman" w:hAnsi="Times New Roman"/>
          <w:lang w:eastAsia="x-none"/>
        </w:rPr>
        <w:t xml:space="preserve"> = 1 … </w:t>
      </w:r>
      <w:r w:rsidR="007226B4" w:rsidRPr="007226B4">
        <w:rPr>
          <w:rFonts w:ascii="Times New Roman" w:hAnsi="Times New Roman"/>
          <w:i/>
          <w:lang w:eastAsia="x-none"/>
        </w:rPr>
        <w:t>L</w:t>
      </w:r>
      <w:r w:rsidR="007226B4">
        <w:rPr>
          <w:rFonts w:ascii="Times New Roman" w:hAnsi="Times New Roman"/>
          <w:lang w:eastAsia="x-none"/>
        </w:rPr>
        <w:t>)</w:t>
      </w:r>
      <w:r w:rsidR="00D32D6D">
        <w:rPr>
          <w:rFonts w:ascii="Times New Roman" w:hAnsi="Times New Roman"/>
          <w:lang w:eastAsia="x-none"/>
        </w:rPr>
        <w:t xml:space="preserve"> in the </w:t>
      </w:r>
      <w:r w:rsidR="00D32D6D" w:rsidRPr="00D32D6D">
        <w:rPr>
          <w:rFonts w:ascii="Times New Roman" w:hAnsi="Times New Roman"/>
          <w:i/>
          <w:lang w:eastAsia="x-none"/>
        </w:rPr>
        <w:t>k</w:t>
      </w:r>
      <w:r w:rsidR="00D32D6D">
        <w:rPr>
          <w:rFonts w:ascii="Times New Roman" w:hAnsi="Times New Roman"/>
          <w:lang w:eastAsia="x-none"/>
        </w:rPr>
        <w:t>th</w:t>
      </w:r>
      <w:r w:rsidR="00F04D70">
        <w:rPr>
          <w:rFonts w:ascii="Times New Roman" w:hAnsi="Times New Roman"/>
          <w:lang w:eastAsia="x-none"/>
        </w:rPr>
        <w:t xml:space="preserve"> (</w:t>
      </w:r>
      <w:r w:rsidR="00F04D70" w:rsidRPr="00F04D70">
        <w:rPr>
          <w:rFonts w:ascii="Times New Roman" w:hAnsi="Times New Roman"/>
          <w:i/>
          <w:lang w:eastAsia="x-none"/>
        </w:rPr>
        <w:t>k</w:t>
      </w:r>
      <w:r w:rsidR="00F04D70">
        <w:rPr>
          <w:rFonts w:ascii="Times New Roman" w:hAnsi="Times New Roman"/>
          <w:lang w:eastAsia="x-none"/>
        </w:rPr>
        <w:t xml:space="preserve"> = 1 … </w:t>
      </w:r>
      <w:r w:rsidR="00F04D70" w:rsidRPr="00F04D70">
        <w:rPr>
          <w:rFonts w:ascii="Times New Roman" w:hAnsi="Times New Roman"/>
          <w:i/>
          <w:lang w:eastAsia="x-none"/>
        </w:rPr>
        <w:t>K</w:t>
      </w:r>
      <w:r w:rsidR="00F04D70">
        <w:rPr>
          <w:rFonts w:ascii="Times New Roman" w:hAnsi="Times New Roman"/>
          <w:lang w:eastAsia="x-none"/>
        </w:rPr>
        <w:t>)</w:t>
      </w:r>
      <w:r w:rsidR="00D32D6D">
        <w:rPr>
          <w:rFonts w:ascii="Times New Roman" w:hAnsi="Times New Roman"/>
          <w:lang w:eastAsia="x-none"/>
        </w:rPr>
        <w:t xml:space="preserve"> study</w:t>
      </w:r>
      <w:r w:rsidR="00F04D70">
        <w:rPr>
          <w:rFonts w:ascii="Times New Roman" w:hAnsi="Times New Roman"/>
          <w:lang w:eastAsia="x-none"/>
        </w:rPr>
        <w:t>,</w:t>
      </w:r>
      <w:r w:rsidR="00723634">
        <w:rPr>
          <w:rFonts w:ascii="Times New Roman" w:hAnsi="Times New Roman"/>
          <w:lang w:eastAsia="x-none"/>
        </w:rPr>
        <w:t xml:space="preserve"> </w:t>
      </w:r>
      <w:r w:rsidR="00723634">
        <w:rPr>
          <w:rFonts w:ascii="Times New Roman" w:hAnsi="Times New Roman"/>
          <w:i/>
        </w:rPr>
        <w:sym w:font="Symbol" w:char="F071"/>
      </w:r>
      <w:r w:rsidR="00723634" w:rsidRPr="00723634">
        <w:rPr>
          <w:rFonts w:ascii="Times New Roman" w:hAnsi="Times New Roman"/>
          <w:i/>
          <w:vertAlign w:val="subscript"/>
        </w:rPr>
        <w:t>kl</w:t>
      </w:r>
      <w:r w:rsidR="00F04D70" w:rsidRPr="00F04D70">
        <w:rPr>
          <w:rFonts w:ascii="Times New Roman" w:hAnsi="Times New Roman"/>
        </w:rPr>
        <w:t>,</w:t>
      </w:r>
      <w:r w:rsidR="00D32D6D">
        <w:rPr>
          <w:rFonts w:ascii="Times New Roman" w:hAnsi="Times New Roman"/>
          <w:lang w:eastAsia="x-none"/>
        </w:rPr>
        <w:t xml:space="preserve"> was</w:t>
      </w:r>
      <w:r w:rsidR="007226B4">
        <w:rPr>
          <w:rFonts w:ascii="Times New Roman" w:hAnsi="Times New Roman"/>
          <w:lang w:eastAsia="x-none"/>
        </w:rPr>
        <w:t xml:space="preserve"> drawn from a</w:t>
      </w:r>
      <w:r w:rsidR="00B02B88">
        <w:rPr>
          <w:rFonts w:ascii="Times New Roman" w:hAnsi="Times New Roman"/>
          <w:lang w:eastAsia="x-none"/>
        </w:rPr>
        <w:t xml:space="preserve"> hierarchical</w:t>
      </w:r>
      <w:r w:rsidR="007226B4">
        <w:rPr>
          <w:rFonts w:ascii="Times New Roman" w:hAnsi="Times New Roman"/>
          <w:lang w:eastAsia="x-none"/>
        </w:rPr>
        <w:t xml:space="preserve"> </w:t>
      </w:r>
      <w:r w:rsidR="0064469E">
        <w:rPr>
          <w:rFonts w:ascii="Times New Roman" w:hAnsi="Times New Roman"/>
          <w:lang w:eastAsia="x-none"/>
        </w:rPr>
        <w:t>pair</w:t>
      </w:r>
      <w:r w:rsidR="007226B4">
        <w:rPr>
          <w:rFonts w:ascii="Times New Roman" w:hAnsi="Times New Roman"/>
          <w:lang w:eastAsia="x-none"/>
        </w:rPr>
        <w:t xml:space="preserve"> of</w:t>
      </w:r>
      <w:r w:rsidR="00D32D6D">
        <w:rPr>
          <w:rFonts w:ascii="Times New Roman" w:hAnsi="Times New Roman"/>
          <w:lang w:eastAsia="x-none"/>
        </w:rPr>
        <w:t xml:space="preserve"> random</w:t>
      </w:r>
      <w:r w:rsidR="00431CA7">
        <w:rPr>
          <w:rFonts w:ascii="Times New Roman" w:hAnsi="Times New Roman"/>
          <w:lang w:eastAsia="x-none"/>
        </w:rPr>
        <w:t xml:space="preserve"> </w:t>
      </w:r>
      <w:r w:rsidR="00D32D6D">
        <w:rPr>
          <w:rFonts w:ascii="Times New Roman" w:hAnsi="Times New Roman"/>
          <w:lang w:eastAsia="x-none"/>
        </w:rPr>
        <w:t>normal</w:t>
      </w:r>
      <w:r w:rsidR="007226B4">
        <w:rPr>
          <w:rFonts w:ascii="Times New Roman" w:hAnsi="Times New Roman"/>
          <w:lang w:eastAsia="x-none"/>
        </w:rPr>
        <w:t xml:space="preserve"> distributions</w:t>
      </w:r>
      <w:r w:rsidR="00131D19">
        <w:rPr>
          <w:rFonts w:ascii="Times New Roman" w:hAnsi="Times New Roman"/>
          <w:lang w:eastAsia="x-none"/>
        </w:rPr>
        <w:t xml:space="preserve"> (‘rnorm’ function in </w:t>
      </w:r>
      <w:r w:rsidR="00131D19">
        <w:rPr>
          <w:rFonts w:ascii="Times New Roman" w:hAnsi="Times New Roman"/>
          <w:i/>
          <w:lang w:eastAsia="x-none"/>
        </w:rPr>
        <w:t xml:space="preserve">base </w:t>
      </w:r>
      <w:r w:rsidR="00131D19">
        <w:rPr>
          <w:rFonts w:ascii="Times New Roman" w:hAnsi="Times New Roman"/>
          <w:lang w:eastAsia="x-none"/>
        </w:rPr>
        <w:t>R)</w:t>
      </w:r>
      <w:r w:rsidR="00A86625">
        <w:rPr>
          <w:rFonts w:ascii="Times New Roman" w:hAnsi="Times New Roman"/>
          <w:lang w:eastAsia="x-none"/>
        </w:rPr>
        <w:t xml:space="preserve"> as</w:t>
      </w:r>
      <w:r w:rsidR="00D32D6D">
        <w:rPr>
          <w:rFonts w:ascii="Times New Roman" w:hAnsi="Times New Roman"/>
          <w:lang w:eastAsia="x-none"/>
        </w:rPr>
        <w:t>:</w:t>
      </w:r>
    </w:p>
    <w:p w14:paraId="2FB1791E" w14:textId="3EA87C86" w:rsidR="00723634" w:rsidRDefault="00723634" w:rsidP="00163C47">
      <w:pPr>
        <w:spacing w:line="480" w:lineRule="auto"/>
        <w:contextualSpacing/>
        <w:rPr>
          <w:rFonts w:ascii="Times New Roman" w:hAnsi="Times New Roman"/>
          <w:lang w:eastAsia="x-none"/>
        </w:rPr>
      </w:pPr>
    </w:p>
    <w:p w14:paraId="534EE80A" w14:textId="063773C7" w:rsidR="00106E5F" w:rsidRPr="004658C1" w:rsidRDefault="00032288" w:rsidP="00106E5F">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ins w:id="333" w:author="Shinichi Nakagawa" w:date="2021-10-04T17:27:00Z">
                          <w:rPr>
                            <w:rFonts w:ascii="Cambria Math" w:hAnsi="Cambria Math"/>
                            <w:lang w:eastAsia="x-none"/>
                          </w:rPr>
                          <m:t>s</m:t>
                        </w:ins>
                      </m:r>
                      <m:r>
                        <w:del w:id="334" w:author="Shinichi Nakagawa" w:date="2021-10-04T17:27:00Z">
                          <w:rPr>
                            <w:rFonts w:ascii="Cambria Math" w:hAnsi="Cambria Math"/>
                            <w:lang w:eastAsia="x-none"/>
                          </w:rPr>
                          <m:t>Study</m:t>
                        </w:del>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Default="00106E5F" w:rsidP="00163C47">
      <w:pPr>
        <w:spacing w:line="480" w:lineRule="auto"/>
        <w:contextualSpacing/>
        <w:rPr>
          <w:rFonts w:ascii="Times New Roman" w:hAnsi="Times New Roman"/>
          <w:lang w:eastAsia="x-none"/>
        </w:rPr>
      </w:pPr>
    </w:p>
    <w:p w14:paraId="67469179" w14:textId="4BCEC081" w:rsidR="00723634" w:rsidRPr="004658C1" w:rsidRDefault="00032288" w:rsidP="00163C47">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ins w:id="335" w:author="Shinichi Nakagawa" w:date="2021-10-04T17:28:00Z">
                              <w:rPr>
                                <w:rFonts w:ascii="Cambria Math" w:hAnsi="Cambria Math"/>
                                <w:lang w:eastAsia="x-none"/>
                              </w:rPr>
                              <m:t>s</m:t>
                            </w:ins>
                          </m:r>
                          <m:r>
                            <w:del w:id="336" w:author="Shinichi Nakagawa" w:date="2021-10-04T17:27:00Z">
                              <w:rPr>
                                <w:rFonts w:ascii="Cambria Math" w:hAnsi="Cambria Math"/>
                                <w:lang w:eastAsia="x-none"/>
                              </w:rPr>
                              <m:t>Study</m:t>
                            </w:del>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Default="004658C1" w:rsidP="00163C47">
      <w:pPr>
        <w:spacing w:line="480" w:lineRule="auto"/>
        <w:contextualSpacing/>
        <w:rPr>
          <w:rFonts w:ascii="Times New Roman" w:hAnsi="Times New Roman"/>
          <w:lang w:eastAsia="x-none"/>
        </w:rPr>
      </w:pPr>
    </w:p>
    <w:p w14:paraId="5970DE2B" w14:textId="6B58C1D5" w:rsidR="004658C1" w:rsidRDefault="00D00B98" w:rsidP="00163C47">
      <w:pPr>
        <w:spacing w:line="480" w:lineRule="auto"/>
        <w:contextualSpacing/>
        <w:rPr>
          <w:rFonts w:ascii="Times New Roman" w:hAnsi="Times New Roman"/>
          <w:lang w:eastAsia="x-none"/>
        </w:rPr>
      </w:pPr>
      <w:r>
        <w:rPr>
          <w:rFonts w:ascii="Times New Roman" w:hAnsi="Times New Roman"/>
          <w:lang w:eastAsia="x-none"/>
        </w:rPr>
        <w:t xml:space="preserve">To simulate variation in the precision of the studies in the dataset we </w:t>
      </w:r>
      <w:r w:rsidR="0069553F">
        <w:rPr>
          <w:rFonts w:ascii="Times New Roman" w:hAnsi="Times New Roman"/>
          <w:lang w:eastAsia="x-none"/>
        </w:rPr>
        <w:t>treated</w:t>
      </w:r>
      <w:r>
        <w:rPr>
          <w:rFonts w:ascii="Times New Roman" w:hAnsi="Times New Roman"/>
          <w:lang w:eastAsia="x-none"/>
        </w:rPr>
        <w:t xml:space="preserve"> </w:t>
      </w:r>
      <w:r w:rsidR="0069553F">
        <w:rPr>
          <w:rFonts w:ascii="Times New Roman" w:hAnsi="Times New Roman"/>
          <w:lang w:eastAsia="x-none"/>
        </w:rPr>
        <w:t>the</w:t>
      </w:r>
      <w:r>
        <w:rPr>
          <w:rFonts w:ascii="Times New Roman" w:hAnsi="Times New Roman"/>
          <w:lang w:eastAsia="x-none"/>
        </w:rPr>
        <w:t xml:space="preserve"> sample size of the underlying studies</w:t>
      </w:r>
      <w:r w:rsidR="00B20407">
        <w:rPr>
          <w:rFonts w:ascii="Times New Roman" w:hAnsi="Times New Roman"/>
          <w:lang w:eastAsia="x-none"/>
        </w:rPr>
        <w:t xml:space="preserve"> as a random variable, </w:t>
      </w:r>
      <w:r w:rsidR="00B20407" w:rsidRPr="00B20407">
        <w:rPr>
          <w:rFonts w:ascii="Times New Roman" w:hAnsi="Times New Roman"/>
          <w:i/>
          <w:lang w:eastAsia="x-none"/>
        </w:rPr>
        <w:t>N</w:t>
      </w:r>
      <w:r>
        <w:rPr>
          <w:rFonts w:ascii="Times New Roman" w:hAnsi="Times New Roman"/>
          <w:lang w:eastAsia="x-none"/>
        </w:rPr>
        <w:t xml:space="preserve">. We assumed </w:t>
      </w:r>
      <w:r w:rsidR="00B20407" w:rsidRPr="00B20407">
        <w:rPr>
          <w:rFonts w:ascii="Times New Roman" w:hAnsi="Times New Roman"/>
          <w:i/>
          <w:lang w:eastAsia="x-none"/>
        </w:rPr>
        <w:t>N</w:t>
      </w:r>
      <w:r>
        <w:rPr>
          <w:rFonts w:ascii="Times New Roman" w:hAnsi="Times New Roman"/>
          <w:lang w:eastAsia="x-none"/>
        </w:rPr>
        <w:t xml:space="preserve"> </w:t>
      </w:r>
      <w:r w:rsidR="00F31D2F">
        <w:rPr>
          <w:rFonts w:ascii="Times New Roman" w:hAnsi="Times New Roman"/>
          <w:lang w:eastAsia="x-none"/>
        </w:rPr>
        <w:t xml:space="preserve">varied </w:t>
      </w:r>
      <w:r>
        <w:rPr>
          <w:rFonts w:ascii="Times New Roman" w:hAnsi="Times New Roman"/>
          <w:lang w:eastAsia="x-none"/>
        </w:rPr>
        <w:t>at the level of the study such that each group/effect size within the same study had the same sample size</w:t>
      </w:r>
      <w:r w:rsidR="00432427">
        <w:rPr>
          <w:rFonts w:ascii="Times New Roman" w:hAnsi="Times New Roman"/>
          <w:lang w:eastAsia="x-none"/>
        </w:rPr>
        <w:t>.</w:t>
      </w:r>
      <w:r w:rsidR="00356A94">
        <w:rPr>
          <w:rFonts w:ascii="Times New Roman" w:hAnsi="Times New Roman"/>
          <w:lang w:eastAsia="x-none"/>
        </w:rPr>
        <w:t xml:space="preserve"> </w:t>
      </w:r>
      <w:r w:rsidR="00432427">
        <w:rPr>
          <w:rFonts w:ascii="Times New Roman" w:hAnsi="Times New Roman"/>
          <w:lang w:eastAsia="x-none"/>
        </w:rPr>
        <w:t>I</w:t>
      </w:r>
      <w:r w:rsidR="00356A94">
        <w:rPr>
          <w:rFonts w:ascii="Times New Roman" w:hAnsi="Times New Roman"/>
          <w:lang w:eastAsia="x-none"/>
        </w:rPr>
        <w:t xml:space="preserve">n our experience </w:t>
      </w:r>
      <w:r w:rsidR="008229BF">
        <w:rPr>
          <w:rFonts w:ascii="Times New Roman" w:hAnsi="Times New Roman"/>
          <w:lang w:eastAsia="x-none"/>
        </w:rPr>
        <w:t xml:space="preserve">it is </w:t>
      </w:r>
      <w:del w:id="337" w:author="Alistair Senior" w:date="2022-02-14T09:18:00Z">
        <w:r w:rsidR="00432427" w:rsidDel="00F73780">
          <w:rPr>
            <w:rFonts w:ascii="Times New Roman" w:hAnsi="Times New Roman"/>
            <w:lang w:eastAsia="x-none"/>
          </w:rPr>
          <w:delText xml:space="preserve">most </w:delText>
        </w:r>
      </w:del>
      <w:r w:rsidR="00432427">
        <w:rPr>
          <w:rFonts w:ascii="Times New Roman" w:hAnsi="Times New Roman"/>
          <w:lang w:eastAsia="x-none"/>
        </w:rPr>
        <w:t>common for experimental designs to</w:t>
      </w:r>
      <w:r w:rsidR="00431CA7">
        <w:rPr>
          <w:rFonts w:ascii="Times New Roman" w:hAnsi="Times New Roman"/>
          <w:lang w:eastAsia="x-none"/>
        </w:rPr>
        <w:t xml:space="preserve"> </w:t>
      </w:r>
      <w:r w:rsidR="00432427">
        <w:rPr>
          <w:rFonts w:ascii="Times New Roman" w:hAnsi="Times New Roman"/>
          <w:lang w:eastAsia="x-none"/>
        </w:rPr>
        <w:t>vary among</w:t>
      </w:r>
      <w:ins w:id="338"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w:t>
      </w:r>
      <w:r w:rsidR="00335CA8">
        <w:rPr>
          <w:rFonts w:ascii="Times New Roman" w:hAnsi="Times New Roman"/>
          <w:lang w:eastAsia="x-none"/>
        </w:rPr>
        <w:t>more</w:t>
      </w:r>
      <w:r w:rsidR="00432427">
        <w:rPr>
          <w:rFonts w:ascii="Times New Roman" w:hAnsi="Times New Roman"/>
          <w:lang w:eastAsia="x-none"/>
        </w:rPr>
        <w:t xml:space="preserve"> than within</w:t>
      </w:r>
      <w:ins w:id="339"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studies.</w:t>
      </w:r>
      <w:r>
        <w:rPr>
          <w:rFonts w:ascii="Times New Roman" w:hAnsi="Times New Roman"/>
          <w:lang w:eastAsia="x-none"/>
        </w:rPr>
        <w:t xml:space="preserve"> </w:t>
      </w:r>
      <w:r w:rsidR="007413F5" w:rsidRPr="007413F5">
        <w:rPr>
          <w:rFonts w:ascii="Times New Roman" w:hAnsi="Times New Roman"/>
          <w:lang w:eastAsia="x-none"/>
        </w:rPr>
        <w:t>W</w:t>
      </w:r>
      <w:r w:rsidR="0069553F">
        <w:rPr>
          <w:rFonts w:ascii="Times New Roman" w:hAnsi="Times New Roman"/>
          <w:lang w:eastAsia="x-none"/>
        </w:rPr>
        <w:t xml:space="preserve">e </w:t>
      </w:r>
      <w:r w:rsidR="00DF5A5C">
        <w:rPr>
          <w:rFonts w:ascii="Times New Roman" w:hAnsi="Times New Roman"/>
          <w:lang w:eastAsia="x-none"/>
        </w:rPr>
        <w:t>drew the</w:t>
      </w:r>
      <w:r w:rsidR="00F93CE4">
        <w:rPr>
          <w:rFonts w:ascii="Times New Roman" w:hAnsi="Times New Roman"/>
          <w:lang w:eastAsia="x-none"/>
        </w:rPr>
        <w:t xml:space="preserve"> simulated sample size</w:t>
      </w:r>
      <w:r w:rsidR="00DF5A5C">
        <w:rPr>
          <w:rFonts w:ascii="Times New Roman" w:hAnsi="Times New Roman"/>
          <w:lang w:eastAsia="x-none"/>
        </w:rPr>
        <w:t xml:space="preserve"> for study </w:t>
      </w:r>
      <w:r w:rsidR="00DF5A5C" w:rsidRPr="00DF5A5C">
        <w:rPr>
          <w:rFonts w:ascii="Times New Roman" w:hAnsi="Times New Roman"/>
          <w:i/>
          <w:lang w:eastAsia="x-none"/>
        </w:rPr>
        <w:t>k</w:t>
      </w:r>
      <w:r w:rsidR="00DF5A5C">
        <w:rPr>
          <w:rFonts w:ascii="Times New Roman" w:hAnsi="Times New Roman"/>
          <w:lang w:eastAsia="x-none"/>
        </w:rPr>
        <w:t xml:space="preserve"> </w:t>
      </w:r>
      <w:r w:rsidR="00F93CE4">
        <w:rPr>
          <w:rFonts w:ascii="Times New Roman" w:hAnsi="Times New Roman"/>
          <w:lang w:eastAsia="x-none"/>
        </w:rPr>
        <w:t xml:space="preserve">by drawing a </w:t>
      </w:r>
      <w:r w:rsidR="000E3ACF">
        <w:rPr>
          <w:rFonts w:ascii="Times New Roman" w:hAnsi="Times New Roman"/>
          <w:lang w:eastAsia="x-none"/>
        </w:rPr>
        <w:t>random</w:t>
      </w:r>
      <w:r w:rsidR="00F93CE4">
        <w:rPr>
          <w:rFonts w:ascii="Times New Roman" w:hAnsi="Times New Roman"/>
          <w:lang w:eastAsia="x-none"/>
        </w:rPr>
        <w:t xml:space="preserve"> value from</w:t>
      </w:r>
      <w:r w:rsidR="000E3ACF">
        <w:rPr>
          <w:rFonts w:ascii="Times New Roman" w:hAnsi="Times New Roman"/>
          <w:lang w:eastAsia="x-none"/>
        </w:rPr>
        <w:t xml:space="preserve"> double Poisson</w:t>
      </w:r>
      <w:r w:rsidR="0069553F">
        <w:rPr>
          <w:rFonts w:ascii="Times New Roman" w:hAnsi="Times New Roman"/>
          <w:lang w:eastAsia="x-none"/>
        </w:rPr>
        <w:t xml:space="preserve"> distribution before adding</w:t>
      </w:r>
      <w:r w:rsidR="002068E1">
        <w:rPr>
          <w:rFonts w:ascii="Times New Roman" w:hAnsi="Times New Roman"/>
          <w:lang w:eastAsia="x-none"/>
        </w:rPr>
        <w:t xml:space="preserve"> a value of</w:t>
      </w:r>
      <w:r w:rsidR="0069553F">
        <w:rPr>
          <w:rFonts w:ascii="Times New Roman" w:hAnsi="Times New Roman"/>
          <w:lang w:eastAsia="x-none"/>
        </w:rPr>
        <w:t xml:space="preserve"> </w:t>
      </w:r>
      <w:r w:rsidR="00BC1285">
        <w:rPr>
          <w:rFonts w:ascii="Times New Roman" w:hAnsi="Times New Roman"/>
          <w:lang w:eastAsia="x-none"/>
        </w:rPr>
        <w:t>3</w:t>
      </w:r>
      <w:r w:rsidR="0069553F">
        <w:rPr>
          <w:rFonts w:ascii="Times New Roman" w:hAnsi="Times New Roman"/>
          <w:lang w:eastAsia="x-none"/>
        </w:rPr>
        <w:t>.</w:t>
      </w:r>
      <w:r w:rsidR="002068E1">
        <w:rPr>
          <w:rFonts w:ascii="Times New Roman" w:hAnsi="Times New Roman"/>
          <w:lang w:eastAsia="x-none"/>
        </w:rPr>
        <w:t xml:space="preserve"> The double Poisson distribution was parametrised with a mean of either 2 or 27 coupled with dispersion parameters of either 3.65 or 1.66</w:t>
      </w:r>
      <w:r w:rsidR="00910161">
        <w:rPr>
          <w:rFonts w:ascii="Times New Roman" w:hAnsi="Times New Roman"/>
          <w:lang w:eastAsia="x-none"/>
        </w:rPr>
        <w:t>. After adding the constant of 3,</w:t>
      </w:r>
      <w:r w:rsidR="0069553F">
        <w:rPr>
          <w:rFonts w:ascii="Times New Roman" w:hAnsi="Times New Roman"/>
          <w:lang w:eastAsia="x-none"/>
        </w:rPr>
        <w:t xml:space="preserve"> </w:t>
      </w:r>
      <w:r w:rsidR="00910161">
        <w:rPr>
          <w:rFonts w:ascii="Times New Roman" w:hAnsi="Times New Roman"/>
          <w:lang w:eastAsia="x-none"/>
        </w:rPr>
        <w:t>t</w:t>
      </w:r>
      <w:r w:rsidR="0069553F">
        <w:rPr>
          <w:rFonts w:ascii="Times New Roman" w:hAnsi="Times New Roman"/>
          <w:lang w:eastAsia="x-none"/>
        </w:rPr>
        <w:t>his resulted in</w:t>
      </w:r>
      <w:r w:rsidR="00F17300">
        <w:rPr>
          <w:rFonts w:ascii="Times New Roman" w:hAnsi="Times New Roman"/>
          <w:lang w:eastAsia="x-none"/>
        </w:rPr>
        <w:t xml:space="preserve"> two</w:t>
      </w:r>
      <w:r w:rsidR="007A037C">
        <w:rPr>
          <w:rFonts w:ascii="Times New Roman" w:hAnsi="Times New Roman"/>
          <w:lang w:eastAsia="x-none"/>
        </w:rPr>
        <w:t xml:space="preserve"> different</w:t>
      </w:r>
      <w:r w:rsidR="00F17300">
        <w:rPr>
          <w:rFonts w:ascii="Times New Roman" w:hAnsi="Times New Roman"/>
          <w:lang w:eastAsia="x-none"/>
        </w:rPr>
        <w:t xml:space="preserve"> distributions of</w:t>
      </w:r>
      <w:r w:rsidR="0069553F">
        <w:rPr>
          <w:rFonts w:ascii="Times New Roman" w:hAnsi="Times New Roman"/>
          <w:lang w:eastAsia="x-none"/>
        </w:rPr>
        <w:t xml:space="preserve"> </w:t>
      </w:r>
      <w:r w:rsidR="006D7826" w:rsidRPr="006D7826">
        <w:rPr>
          <w:rFonts w:ascii="Times New Roman" w:hAnsi="Times New Roman"/>
          <w:i/>
          <w:lang w:eastAsia="x-none"/>
        </w:rPr>
        <w:t>N</w:t>
      </w:r>
      <w:r w:rsidR="006D7826">
        <w:rPr>
          <w:rFonts w:ascii="Times New Roman" w:hAnsi="Times New Roman"/>
          <w:lang w:eastAsia="x-none"/>
        </w:rPr>
        <w:t xml:space="preserve"> </w:t>
      </w:r>
      <w:r w:rsidR="00F17300">
        <w:rPr>
          <w:rFonts w:ascii="Times New Roman" w:hAnsi="Times New Roman"/>
          <w:lang w:eastAsia="x-none"/>
        </w:rPr>
        <w:t>both with a</w:t>
      </w:r>
      <w:r w:rsidR="0069553F">
        <w:rPr>
          <w:rFonts w:ascii="Times New Roman" w:hAnsi="Times New Roman"/>
          <w:lang w:eastAsia="x-none"/>
        </w:rPr>
        <w:t xml:space="preserve"> minimum </w:t>
      </w:r>
      <w:r w:rsidR="004A0B1A" w:rsidRPr="004A0B1A">
        <w:rPr>
          <w:rFonts w:ascii="Times New Roman" w:hAnsi="Times New Roman"/>
          <w:lang w:eastAsia="x-none"/>
        </w:rPr>
        <w:t>of</w:t>
      </w:r>
      <w:r w:rsidR="0069553F">
        <w:rPr>
          <w:rFonts w:ascii="Times New Roman" w:hAnsi="Times New Roman"/>
          <w:lang w:eastAsia="x-none"/>
        </w:rPr>
        <w:t xml:space="preserve"> </w:t>
      </w:r>
      <w:r w:rsidR="009E1502">
        <w:rPr>
          <w:rFonts w:ascii="Times New Roman" w:hAnsi="Times New Roman"/>
          <w:lang w:eastAsia="x-none"/>
        </w:rPr>
        <w:t>3</w:t>
      </w:r>
      <w:r w:rsidR="00F17300">
        <w:rPr>
          <w:rFonts w:ascii="Times New Roman" w:hAnsi="Times New Roman"/>
          <w:lang w:eastAsia="x-none"/>
        </w:rPr>
        <w:t>, and (over) dispersion of 1.5</w:t>
      </w:r>
      <w:r w:rsidR="0069553F">
        <w:rPr>
          <w:rFonts w:ascii="Times New Roman" w:hAnsi="Times New Roman"/>
          <w:lang w:eastAsia="x-none"/>
        </w:rPr>
        <w:t xml:space="preserve">, </w:t>
      </w:r>
      <w:r w:rsidR="00F17300">
        <w:rPr>
          <w:rFonts w:ascii="Times New Roman" w:hAnsi="Times New Roman"/>
          <w:lang w:eastAsia="x-none"/>
        </w:rPr>
        <w:t>but with a mean</w:t>
      </w:r>
      <w:r w:rsidR="007C6ED8">
        <w:rPr>
          <w:rFonts w:ascii="Times New Roman" w:hAnsi="Times New Roman"/>
          <w:lang w:eastAsia="x-none"/>
        </w:rPr>
        <w:t>s</w:t>
      </w:r>
      <w:r w:rsidR="00B17E55">
        <w:rPr>
          <w:rFonts w:ascii="Times New Roman" w:hAnsi="Times New Roman"/>
          <w:lang w:eastAsia="x-none"/>
        </w:rPr>
        <w:t xml:space="preserve"> (</w:t>
      </w:r>
      <w:r w:rsidR="00B17E55" w:rsidRPr="00B17E55">
        <w:rPr>
          <w:rFonts w:ascii="Times New Roman" w:hAnsi="Times New Roman"/>
          <w:i/>
          <w:lang w:eastAsia="x-none"/>
        </w:rPr>
        <w:sym w:font="Symbol" w:char="F06D"/>
      </w:r>
      <w:r w:rsidR="00B17E55" w:rsidRPr="00B17E55">
        <w:rPr>
          <w:rFonts w:ascii="Times New Roman" w:hAnsi="Times New Roman"/>
          <w:i/>
          <w:vertAlign w:val="subscript"/>
          <w:lang w:eastAsia="x-none"/>
        </w:rPr>
        <w:t>N</w:t>
      </w:r>
      <w:r w:rsidR="00B17E55">
        <w:rPr>
          <w:rFonts w:ascii="Times New Roman" w:hAnsi="Times New Roman"/>
          <w:lang w:eastAsia="x-none"/>
        </w:rPr>
        <w:t>)</w:t>
      </w:r>
      <w:r w:rsidR="00F17300">
        <w:rPr>
          <w:rFonts w:ascii="Times New Roman" w:hAnsi="Times New Roman"/>
          <w:lang w:eastAsia="x-none"/>
        </w:rPr>
        <w:t xml:space="preserve"> of either 5 or 30.</w:t>
      </w:r>
      <w:r w:rsidR="00F760D6">
        <w:rPr>
          <w:rFonts w:ascii="Times New Roman" w:hAnsi="Times New Roman"/>
          <w:lang w:eastAsia="x-none"/>
        </w:rPr>
        <w:t xml:space="preserve"> The smaller mean value </w:t>
      </w:r>
      <w:r w:rsidR="002B0F2D">
        <w:rPr>
          <w:rFonts w:ascii="Times New Roman" w:hAnsi="Times New Roman"/>
          <w:lang w:eastAsia="x-none"/>
        </w:rPr>
        <w:t>is</w:t>
      </w:r>
      <w:r w:rsidR="00F760D6">
        <w:rPr>
          <w:rFonts w:ascii="Times New Roman" w:hAnsi="Times New Roman"/>
          <w:lang w:eastAsia="x-none"/>
        </w:rPr>
        <w:t xml:space="preserve"> more </w:t>
      </w:r>
      <w:r w:rsidR="00B66FEE">
        <w:rPr>
          <w:rFonts w:ascii="Times New Roman" w:hAnsi="Times New Roman"/>
          <w:lang w:eastAsia="x-none"/>
        </w:rPr>
        <w:t>akin</w:t>
      </w:r>
      <w:r w:rsidR="00F760D6">
        <w:rPr>
          <w:rFonts w:ascii="Times New Roman" w:hAnsi="Times New Roman"/>
          <w:lang w:eastAsia="x-none"/>
        </w:rPr>
        <w:t xml:space="preserve"> to the kinds of studies observed in terrestrial</w:t>
      </w:r>
      <w:r w:rsidR="00265996">
        <w:rPr>
          <w:rFonts w:ascii="Times New Roman" w:hAnsi="Times New Roman"/>
          <w:lang w:eastAsia="x-none"/>
        </w:rPr>
        <w:t>/ecosystem</w:t>
      </w:r>
      <w:r w:rsidR="00F760D6">
        <w:rPr>
          <w:rFonts w:ascii="Times New Roman" w:hAnsi="Times New Roman"/>
          <w:lang w:eastAsia="x-none"/>
        </w:rPr>
        <w:t xml:space="preserve"> ecology</w:t>
      </w:r>
      <w:r w:rsidR="001F2C46">
        <w:rPr>
          <w:rFonts w:ascii="Times New Roman" w:hAnsi="Times New Roman"/>
          <w:lang w:eastAsia="x-none"/>
        </w:rPr>
        <w:t xml:space="preserve"> (or some pre-clinical biomedical studies)</w:t>
      </w:r>
      <w:r w:rsidR="00F760D6">
        <w:rPr>
          <w:rFonts w:ascii="Times New Roman" w:hAnsi="Times New Roman"/>
          <w:lang w:eastAsia="x-none"/>
        </w:rPr>
        <w:t>, while the</w:t>
      </w:r>
      <w:r w:rsidR="00265996">
        <w:rPr>
          <w:rFonts w:ascii="Times New Roman" w:hAnsi="Times New Roman"/>
          <w:lang w:eastAsia="x-none"/>
        </w:rPr>
        <w:t xml:space="preserve"> larger mean value </w:t>
      </w:r>
      <w:r w:rsidR="004C7389">
        <w:rPr>
          <w:rFonts w:ascii="Times New Roman" w:hAnsi="Times New Roman"/>
          <w:lang w:eastAsia="x-none"/>
        </w:rPr>
        <w:t>is</w:t>
      </w:r>
      <w:r w:rsidR="00265996">
        <w:rPr>
          <w:rFonts w:ascii="Times New Roman" w:hAnsi="Times New Roman"/>
          <w:lang w:eastAsia="x-none"/>
        </w:rPr>
        <w:t xml:space="preserve"> more </w:t>
      </w:r>
      <w:r w:rsidR="00CE6A50">
        <w:rPr>
          <w:rFonts w:ascii="Times New Roman" w:hAnsi="Times New Roman"/>
          <w:lang w:eastAsia="x-none"/>
        </w:rPr>
        <w:t>like</w:t>
      </w:r>
      <w:r w:rsidR="00265996">
        <w:rPr>
          <w:rFonts w:ascii="Times New Roman" w:hAnsi="Times New Roman"/>
          <w:lang w:eastAsia="x-none"/>
        </w:rPr>
        <w:t xml:space="preserve"> evolutionary/behavioural ecology studies</w:t>
      </w:r>
      <w:r w:rsidR="00472C0D">
        <w:rPr>
          <w:rFonts w:ascii="Times New Roman" w:hAnsi="Times New Roman"/>
          <w:lang w:eastAsia="x-none"/>
        </w:rPr>
        <w:t xml:space="preserve"> (or even clinical trials)</w:t>
      </w:r>
      <w:r w:rsidR="00265996">
        <w:rPr>
          <w:rFonts w:ascii="Times New Roman" w:hAnsi="Times New Roman"/>
          <w:lang w:eastAsia="x-none"/>
        </w:rPr>
        <w:t>.</w:t>
      </w:r>
    </w:p>
    <w:p w14:paraId="09E7ABDD" w14:textId="21BD15B2" w:rsidR="00563CBF" w:rsidRDefault="00563CBF" w:rsidP="00163C47">
      <w:pPr>
        <w:spacing w:line="480" w:lineRule="auto"/>
        <w:contextualSpacing/>
        <w:rPr>
          <w:rFonts w:ascii="Times New Roman" w:hAnsi="Times New Roman"/>
          <w:lang w:eastAsia="x-none"/>
        </w:rPr>
      </w:pPr>
    </w:p>
    <w:p w14:paraId="30E6E488" w14:textId="66CC24C9" w:rsidR="005F7D72" w:rsidRDefault="0017533A" w:rsidP="00163C47">
      <w:pPr>
        <w:spacing w:line="480" w:lineRule="auto"/>
        <w:contextualSpacing/>
        <w:rPr>
          <w:rFonts w:ascii="Times New Roman" w:hAnsi="Times New Roman"/>
          <w:lang w:eastAsia="x-none"/>
        </w:rPr>
      </w:pPr>
      <w:r>
        <w:rPr>
          <w:rFonts w:ascii="Times New Roman" w:hAnsi="Times New Roman"/>
          <w:lang w:eastAsia="x-none"/>
        </w:rPr>
        <w:t>The underlying</w:t>
      </w:r>
      <w:r w:rsidR="00A46C8A">
        <w:rPr>
          <w:rFonts w:ascii="Times New Roman" w:hAnsi="Times New Roman"/>
          <w:lang w:eastAsia="x-none"/>
        </w:rPr>
        <w:t xml:space="preserve"> data in control and treatment groups in each effect size were drawn from random normal distributions</w:t>
      </w:r>
      <w:r w:rsidR="006D3D08">
        <w:rPr>
          <w:rFonts w:ascii="Times New Roman" w:hAnsi="Times New Roman"/>
          <w:lang w:eastAsia="x-none"/>
        </w:rPr>
        <w:t xml:space="preserve"> ‘shifted’ to</w:t>
      </w:r>
      <w:r w:rsidR="00A46C8A">
        <w:rPr>
          <w:rFonts w:ascii="Times New Roman" w:hAnsi="Times New Roman"/>
          <w:lang w:eastAsia="x-none"/>
        </w:rPr>
        <w:t xml:space="preserve"> ensure both groups had a positive mean as is required for analysis using lnRR. </w:t>
      </w:r>
      <w:r w:rsidR="00AA5E7E">
        <w:rPr>
          <w:rFonts w:ascii="Times New Roman" w:hAnsi="Times New Roman"/>
          <w:lang w:eastAsia="x-none"/>
        </w:rPr>
        <w:t xml:space="preserve">From these individual simulated </w:t>
      </w:r>
      <w:r w:rsidR="001F2C46">
        <w:rPr>
          <w:rFonts w:ascii="Times New Roman" w:hAnsi="Times New Roman"/>
          <w:lang w:eastAsia="x-none"/>
        </w:rPr>
        <w:t>values,</w:t>
      </w:r>
      <w:r w:rsidR="00AA5E7E">
        <w:rPr>
          <w:rFonts w:ascii="Times New Roman" w:hAnsi="Times New Roman"/>
          <w:lang w:eastAsia="x-none"/>
        </w:rPr>
        <w:t xml:space="preserve"> we calculated the mean and SD in each group</w:t>
      </w:r>
      <w:r w:rsidR="00031506">
        <w:rPr>
          <w:rFonts w:ascii="Times New Roman" w:hAnsi="Times New Roman"/>
          <w:lang w:eastAsia="x-none"/>
        </w:rPr>
        <w:t xml:space="preserve"> for</w:t>
      </w:r>
      <w:r w:rsidR="005F2E5D">
        <w:rPr>
          <w:rFonts w:ascii="Times New Roman" w:hAnsi="Times New Roman"/>
          <w:lang w:eastAsia="x-none"/>
        </w:rPr>
        <w:t xml:space="preserve"> calculation of lnRR and downstream</w:t>
      </w:r>
      <w:r w:rsidR="00031506">
        <w:rPr>
          <w:rFonts w:ascii="Times New Roman" w:hAnsi="Times New Roman"/>
          <w:lang w:eastAsia="x-none"/>
        </w:rPr>
        <w:t xml:space="preserve"> </w:t>
      </w:r>
      <w:r w:rsidR="00AA5E7E">
        <w:rPr>
          <w:rFonts w:ascii="Times New Roman" w:hAnsi="Times New Roman"/>
          <w:lang w:eastAsia="x-none"/>
        </w:rPr>
        <w:t xml:space="preserve">meta-analysis. </w:t>
      </w:r>
      <w:r w:rsidR="00A46C8A">
        <w:rPr>
          <w:rFonts w:ascii="Times New Roman" w:hAnsi="Times New Roman"/>
          <w:lang w:eastAsia="x-none"/>
        </w:rPr>
        <w:t>The observations for the control group</w:t>
      </w:r>
      <w:r w:rsidR="00E311DF">
        <w:rPr>
          <w:rFonts w:ascii="Times New Roman" w:hAnsi="Times New Roman"/>
          <w:lang w:eastAsia="x-none"/>
        </w:rPr>
        <w:t xml:space="preserve"> in effect size </w:t>
      </w:r>
      <w:r w:rsidR="00E311DF" w:rsidRPr="00E311DF">
        <w:rPr>
          <w:rFonts w:ascii="Times New Roman" w:hAnsi="Times New Roman"/>
          <w:i/>
          <w:lang w:eastAsia="x-none"/>
        </w:rPr>
        <w:t>l</w:t>
      </w:r>
      <w:r w:rsidR="00E311DF">
        <w:rPr>
          <w:rFonts w:ascii="Times New Roman" w:hAnsi="Times New Roman"/>
          <w:lang w:eastAsia="x-none"/>
        </w:rPr>
        <w:t xml:space="preserve"> in study </w:t>
      </w:r>
      <w:r w:rsidR="00E311DF" w:rsidRPr="00E311DF">
        <w:rPr>
          <w:rFonts w:ascii="Times New Roman" w:hAnsi="Times New Roman"/>
          <w:i/>
          <w:lang w:eastAsia="x-none"/>
        </w:rPr>
        <w:t>k</w:t>
      </w:r>
      <w:r w:rsidR="00A46C8A">
        <w:rPr>
          <w:rFonts w:ascii="Times New Roman" w:hAnsi="Times New Roman"/>
          <w:lang w:eastAsia="x-none"/>
        </w:rPr>
        <w:t xml:space="preserve"> were</w:t>
      </w:r>
      <w:r w:rsidR="00A46C8A">
        <w:rPr>
          <w:rFonts w:ascii="Times New Roman" w:hAnsi="Times New Roman"/>
          <w:i/>
          <w:lang w:eastAsia="x-none"/>
        </w:rPr>
        <w:t xml:space="preserve"> </w:t>
      </w:r>
      <w:r w:rsidR="00A46C8A">
        <w:rPr>
          <w:rFonts w:ascii="Times New Roman" w:hAnsi="Times New Roman"/>
          <w:lang w:eastAsia="x-none"/>
        </w:rPr>
        <w:t>d</w:t>
      </w:r>
      <w:r w:rsidR="00DF11F7">
        <w:rPr>
          <w:rFonts w:ascii="Times New Roman" w:hAnsi="Times New Roman"/>
          <w:lang w:eastAsia="x-none"/>
        </w:rPr>
        <w:t xml:space="preserve">rawn from </w:t>
      </w:r>
      <w:r w:rsidR="001B0920">
        <w:rPr>
          <w:rFonts w:ascii="Times New Roman" w:hAnsi="Times New Roman"/>
          <w:lang w:eastAsia="x-none"/>
        </w:rPr>
        <w:t>the r</w:t>
      </w:r>
      <w:r w:rsidR="00DF11F7">
        <w:rPr>
          <w:rFonts w:ascii="Times New Roman" w:hAnsi="Times New Roman"/>
          <w:lang w:eastAsia="x-none"/>
        </w:rPr>
        <w:t>andom</w:t>
      </w:r>
      <w:r w:rsidR="00566AB5">
        <w:rPr>
          <w:rFonts w:ascii="Times New Roman" w:hAnsi="Times New Roman"/>
          <w:lang w:eastAsia="x-none"/>
        </w:rPr>
        <w:t xml:space="preserve"> </w:t>
      </w:r>
      <w:r w:rsidR="00DF11F7">
        <w:rPr>
          <w:rFonts w:ascii="Times New Roman" w:hAnsi="Times New Roman"/>
          <w:lang w:eastAsia="x-none"/>
        </w:rPr>
        <w:t>normal distributi</w:t>
      </w:r>
      <w:r w:rsidR="001717E9">
        <w:rPr>
          <w:rFonts w:ascii="Times New Roman" w:hAnsi="Times New Roman"/>
          <w:lang w:eastAsia="x-none"/>
        </w:rPr>
        <w:t>on</w:t>
      </w:r>
      <w:r w:rsidR="00E0264D">
        <w:rPr>
          <w:rFonts w:ascii="Times New Roman" w:hAnsi="Times New Roman"/>
          <w:lang w:eastAsia="x-none"/>
        </w:rPr>
        <w:t>,</w:t>
      </w:r>
      <w:r w:rsidR="001717E9">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Pr>
          <w:rFonts w:ascii="Times New Roman" w:hAnsi="Times New Roman"/>
          <w:lang w:eastAsia="x-none"/>
        </w:rPr>
        <w:t xml:space="preserve">, and </w:t>
      </w:r>
      <w:r w:rsidR="00DF11F7">
        <w:rPr>
          <w:rFonts w:ascii="Times New Roman" w:hAnsi="Times New Roman"/>
          <w:lang w:eastAsia="x-none"/>
        </w:rPr>
        <w:t xml:space="preserve">the paired </w:t>
      </w:r>
      <w:r w:rsidR="00DF11F7">
        <w:rPr>
          <w:rFonts w:ascii="Times New Roman" w:hAnsi="Times New Roman"/>
          <w:lang w:eastAsia="x-none"/>
        </w:rPr>
        <w:lastRenderedPageBreak/>
        <w:t xml:space="preserve">treatment group </w:t>
      </w:r>
      <w:r w:rsidR="00A46C8A">
        <w:rPr>
          <w:rFonts w:ascii="Times New Roman" w:hAnsi="Times New Roman"/>
          <w:lang w:eastAsia="x-none"/>
        </w:rPr>
        <w:t xml:space="preserve">from </w:t>
      </w:r>
      <w:r w:rsidR="00E0264D">
        <w:rPr>
          <w:rFonts w:ascii="Times New Roman" w:hAnsi="Times New Roman"/>
          <w:lang w:eastAsia="x-none"/>
        </w:rPr>
        <w:t>the</w:t>
      </w:r>
      <w:r w:rsidR="003F4536">
        <w:rPr>
          <w:rFonts w:ascii="Times New Roman" w:hAnsi="Times New Roman"/>
          <w:lang w:eastAsia="x-none"/>
        </w:rPr>
        <w:t xml:space="preserve"> random normal distribution</w:t>
      </w:r>
      <w:r w:rsidR="00E0264D">
        <w:rPr>
          <w:rFonts w:ascii="Times New Roman" w:hAnsi="Times New Roman"/>
          <w:lang w:eastAsia="x-none"/>
        </w:rPr>
        <w:t>,</w:t>
      </w:r>
      <w:r w:rsidR="003F4536">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Pr>
          <w:rFonts w:ascii="Times New Roman" w:hAnsi="Times New Roman"/>
          <w:lang w:eastAsia="x-none"/>
        </w:rPr>
        <w:t>, where</w:t>
      </w:r>
      <w:r w:rsidR="009E31F0">
        <w:t xml:space="preserve"> </w:t>
      </w:r>
      <w:r w:rsidR="00E0685A" w:rsidRPr="00E0685A">
        <w:rPr>
          <w:rFonts w:ascii="Times New Roman" w:hAnsi="Times New Roman"/>
          <w:i/>
          <w:lang w:eastAsia="x-none"/>
        </w:rPr>
        <w:sym w:font="Symbol" w:char="F073"/>
      </w:r>
      <w:r w:rsidR="00E0685A" w:rsidRPr="00E0685A">
        <w:rPr>
          <w:rFonts w:ascii="Times New Roman" w:hAnsi="Times New Roman"/>
          <w:i/>
          <w:vertAlign w:val="subscript"/>
          <w:lang w:eastAsia="x-none"/>
        </w:rPr>
        <w:t>k</w:t>
      </w:r>
      <w:r w:rsidR="00E0685A">
        <w:rPr>
          <w:rFonts w:ascii="Times New Roman" w:hAnsi="Times New Roman"/>
          <w:lang w:eastAsia="x-none"/>
        </w:rPr>
        <w:t xml:space="preserve"> is the </w:t>
      </w:r>
      <w:r w:rsidR="003E4EED">
        <w:rPr>
          <w:rFonts w:ascii="Times New Roman" w:hAnsi="Times New Roman"/>
          <w:lang w:eastAsia="x-none"/>
        </w:rPr>
        <w:t>SD</w:t>
      </w:r>
      <w:r w:rsidR="00E0685A">
        <w:rPr>
          <w:rFonts w:ascii="Times New Roman" w:hAnsi="Times New Roman"/>
          <w:lang w:eastAsia="x-none"/>
        </w:rPr>
        <w:t xml:space="preserve"> in the underlying </w:t>
      </w:r>
      <w:r w:rsidR="005A3333">
        <w:rPr>
          <w:rFonts w:ascii="Times New Roman" w:hAnsi="Times New Roman"/>
          <w:lang w:eastAsia="x-none"/>
        </w:rPr>
        <w:t xml:space="preserve">individual observations in study </w:t>
      </w:r>
      <w:r w:rsidR="005A3333" w:rsidRPr="005A3333">
        <w:rPr>
          <w:rFonts w:ascii="Times New Roman" w:hAnsi="Times New Roman"/>
          <w:i/>
          <w:lang w:eastAsia="x-none"/>
        </w:rPr>
        <w:t>k</w:t>
      </w:r>
      <w:r w:rsidR="005A3333">
        <w:rPr>
          <w:rFonts w:ascii="Times New Roman" w:hAnsi="Times New Roman"/>
          <w:lang w:eastAsia="x-none"/>
        </w:rPr>
        <w:t>.</w:t>
      </w:r>
    </w:p>
    <w:p w14:paraId="250076CB" w14:textId="77777777" w:rsidR="005F7D72" w:rsidRDefault="005F7D72" w:rsidP="00163C47">
      <w:pPr>
        <w:spacing w:line="480" w:lineRule="auto"/>
        <w:contextualSpacing/>
        <w:rPr>
          <w:rFonts w:ascii="Times New Roman" w:hAnsi="Times New Roman"/>
          <w:lang w:eastAsia="x-none"/>
        </w:rPr>
      </w:pPr>
    </w:p>
    <w:p w14:paraId="6346A50D" w14:textId="2F2FDEBD" w:rsidR="00663991" w:rsidDel="00EB3203" w:rsidRDefault="00F548B9" w:rsidP="00163C47">
      <w:pPr>
        <w:spacing w:line="480" w:lineRule="auto"/>
        <w:contextualSpacing/>
        <w:rPr>
          <w:del w:id="340" w:author="Shinichi Nakagawa" w:date="2022-02-13T14:40:00Z"/>
          <w:rFonts w:ascii="Times New Roman" w:hAnsi="Times New Roman"/>
          <w:lang w:eastAsia="x-none"/>
        </w:rPr>
      </w:pPr>
      <w:r>
        <w:rPr>
          <w:rFonts w:ascii="Times New Roman" w:hAnsi="Times New Roman"/>
          <w:lang w:eastAsia="x-none"/>
        </w:rPr>
        <w:t xml:space="preserve">Because we </w:t>
      </w:r>
      <w:r w:rsidR="008229BF">
        <w:rPr>
          <w:rFonts w:ascii="Times New Roman" w:hAnsi="Times New Roman"/>
          <w:lang w:eastAsia="x-none"/>
        </w:rPr>
        <w:t xml:space="preserve">are assessing the performance of methods to deal with missing SD </w:t>
      </w:r>
      <w:r w:rsidR="001F2C46">
        <w:rPr>
          <w:rFonts w:ascii="Times New Roman" w:hAnsi="Times New Roman"/>
          <w:lang w:eastAsia="x-none"/>
        </w:rPr>
        <w:t>values,</w:t>
      </w:r>
      <w:r w:rsidR="008229BF">
        <w:rPr>
          <w:rFonts w:ascii="Times New Roman" w:hAnsi="Times New Roman"/>
          <w:lang w:eastAsia="x-none"/>
        </w:rPr>
        <w:t xml:space="preserve"> we chose to </w:t>
      </w:r>
      <w:r w:rsidR="005F7D72">
        <w:rPr>
          <w:rFonts w:ascii="Times New Roman" w:hAnsi="Times New Roman"/>
          <w:lang w:eastAsia="x-none"/>
        </w:rPr>
        <w:t xml:space="preserve">treat the </w:t>
      </w:r>
      <w:r w:rsidR="00692699">
        <w:rPr>
          <w:rFonts w:ascii="Times New Roman" w:hAnsi="Times New Roman"/>
          <w:lang w:eastAsia="x-none"/>
        </w:rPr>
        <w:t>within-group (among-observation) SD as a random variable</w:t>
      </w:r>
      <w:r w:rsidR="00397856">
        <w:rPr>
          <w:rFonts w:ascii="Times New Roman" w:hAnsi="Times New Roman"/>
          <w:lang w:eastAsia="x-none"/>
        </w:rPr>
        <w:t xml:space="preserve">, </w:t>
      </w:r>
      <w:r w:rsidR="00397856" w:rsidRPr="00397856">
        <w:rPr>
          <w:rFonts w:ascii="Times New Roman" w:hAnsi="Times New Roman"/>
          <w:i/>
          <w:lang w:eastAsia="x-none"/>
        </w:rPr>
        <w:t>S</w:t>
      </w:r>
      <w:r w:rsidR="008229BF">
        <w:rPr>
          <w:rFonts w:ascii="Times New Roman" w:hAnsi="Times New Roman"/>
          <w:lang w:eastAsia="x-none"/>
        </w:rPr>
        <w:t xml:space="preserve">. </w:t>
      </w:r>
      <w:r w:rsidR="00692699">
        <w:rPr>
          <w:rFonts w:ascii="Times New Roman" w:hAnsi="Times New Roman"/>
          <w:lang w:eastAsia="x-none"/>
        </w:rPr>
        <w:t>The</w:t>
      </w:r>
      <w:r w:rsidR="005F7D72">
        <w:rPr>
          <w:rFonts w:ascii="Times New Roman" w:hAnsi="Times New Roman"/>
          <w:lang w:eastAsia="x-none"/>
        </w:rPr>
        <w:t xml:space="preserve"> SD for study </w:t>
      </w:r>
      <w:r w:rsidR="005F7D72" w:rsidRPr="005F7D72">
        <w:rPr>
          <w:rFonts w:ascii="Times New Roman" w:hAnsi="Times New Roman"/>
          <w:i/>
          <w:lang w:eastAsia="x-none"/>
        </w:rPr>
        <w:t>k</w:t>
      </w:r>
      <w:r w:rsidR="005F7D72">
        <w:rPr>
          <w:rFonts w:ascii="Times New Roman" w:hAnsi="Times New Roman"/>
          <w:lang w:eastAsia="x-none"/>
        </w:rPr>
        <w:t xml:space="preserve"> was drawn from a random Gamma distribution (‘rgamma’ function in </w:t>
      </w:r>
      <w:r w:rsidR="005F7D72">
        <w:rPr>
          <w:rFonts w:ascii="Times New Roman" w:hAnsi="Times New Roman"/>
          <w:i/>
          <w:lang w:eastAsia="x-none"/>
        </w:rPr>
        <w:t xml:space="preserve">base </w:t>
      </w:r>
      <w:r w:rsidR="005F7D72">
        <w:rPr>
          <w:rFonts w:ascii="Times New Roman" w:hAnsi="Times New Roman"/>
          <w:lang w:eastAsia="x-none"/>
        </w:rPr>
        <w:t>R)</w:t>
      </w:r>
      <w:r w:rsidR="00397856">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ins w:id="341" w:author="Shinichi Nakagawa" w:date="2021-10-04T17:31:00Z">
                    <w:rPr>
                      <w:rFonts w:ascii="Cambria Math" w:hAnsi="Cambria Math"/>
                      <w:lang w:eastAsia="x-none"/>
                    </w:rPr>
                    <m:t>s</m:t>
                  </w:ins>
                </m:r>
                <m:r>
                  <w:del w:id="342" w:author="Shinichi Nakagawa" w:date="2021-10-04T17:31:00Z">
                    <w:rPr>
                      <w:rFonts w:ascii="Cambria Math" w:hAnsi="Cambria Math"/>
                      <w:lang w:eastAsia="x-none"/>
                    </w:rPr>
                    <m:t>S</m:t>
                  </w:del>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ins w:id="343" w:author="Shinichi Nakagawa" w:date="2021-10-04T17:32:00Z">
                    <w:rPr>
                      <w:rFonts w:ascii="Cambria Math" w:hAnsi="Cambria Math"/>
                      <w:lang w:eastAsia="x-none"/>
                    </w:rPr>
                    <m:t>s</m:t>
                  </w:ins>
                </m:r>
                <m:r>
                  <w:del w:id="344" w:author="Shinichi Nakagawa" w:date="2021-10-04T17:32:00Z">
                    <w:rPr>
                      <w:rFonts w:ascii="Cambria Math" w:hAnsi="Cambria Math"/>
                      <w:lang w:eastAsia="x-none"/>
                    </w:rPr>
                    <m:t>S</m:t>
                  </w:del>
                </m:r>
              </m:sub>
              <m:sup>
                <m:r>
                  <w:rPr>
                    <w:rFonts w:ascii="Cambria Math" w:hAnsi="Cambria Math"/>
                    <w:lang w:eastAsia="x-none"/>
                  </w:rPr>
                  <m:t>2</m:t>
                </m:r>
              </m:sup>
            </m:sSubSup>
          </m:den>
        </m:f>
      </m:oMath>
      <w:r w:rsidR="00AA364A">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ins w:id="345" w:author="Shinichi Nakagawa" w:date="2021-10-04T17:32:00Z">
                    <w:rPr>
                      <w:rFonts w:ascii="Cambria Math" w:hAnsi="Cambria Math"/>
                      <w:lang w:eastAsia="x-none"/>
                    </w:rPr>
                    <m:t>s</m:t>
                  </w:ins>
                </m:r>
                <m:r>
                  <w:del w:id="346" w:author="Shinichi Nakagawa" w:date="2021-10-04T17:32:00Z">
                    <w:rPr>
                      <w:rFonts w:ascii="Cambria Math" w:hAnsi="Cambria Math"/>
                      <w:lang w:eastAsia="x-none"/>
                    </w:rPr>
                    <m:t>S</m:t>
                  </w:del>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ins w:id="347" w:author="Shinichi Nakagawa" w:date="2021-10-04T17:32:00Z">
                    <w:rPr>
                      <w:rFonts w:ascii="Cambria Math" w:hAnsi="Cambria Math"/>
                      <w:lang w:eastAsia="x-none"/>
                    </w:rPr>
                    <m:t>s</m:t>
                  </w:ins>
                </m:r>
                <m:r>
                  <w:del w:id="348" w:author="Shinichi Nakagawa" w:date="2021-10-04T17:32:00Z">
                    <w:rPr>
                      <w:rFonts w:ascii="Cambria Math" w:hAnsi="Cambria Math"/>
                      <w:lang w:eastAsia="x-none"/>
                    </w:rPr>
                    <m:t>S</m:t>
                  </w:del>
                </m:r>
              </m:sub>
            </m:sSub>
          </m:den>
        </m:f>
      </m:oMath>
      <w:r w:rsidR="00AA364A">
        <w:rPr>
          <w:rFonts w:ascii="Times New Roman" w:hAnsi="Times New Roman"/>
          <w:lang w:eastAsia="x-none"/>
        </w:rPr>
        <w:t xml:space="preserve">, where </w:t>
      </w:r>
      <w:r w:rsidR="00AA364A" w:rsidRPr="00AA364A">
        <w:rPr>
          <w:rFonts w:ascii="Times New Roman" w:hAnsi="Times New Roman"/>
          <w:i/>
          <w:lang w:eastAsia="x-none"/>
        </w:rPr>
        <w:sym w:font="Symbol" w:char="F06D"/>
      </w:r>
      <w:r w:rsidR="00AA364A" w:rsidRPr="00AA364A">
        <w:rPr>
          <w:rFonts w:ascii="Times New Roman" w:hAnsi="Times New Roman"/>
          <w:i/>
          <w:vertAlign w:val="subscript"/>
          <w:lang w:eastAsia="x-none"/>
        </w:rPr>
        <w:t>S</w:t>
      </w:r>
      <w:r w:rsidR="00AA364A">
        <w:rPr>
          <w:rFonts w:ascii="Times New Roman" w:hAnsi="Times New Roman"/>
          <w:lang w:eastAsia="x-none"/>
        </w:rPr>
        <w:t xml:space="preserve"> is the mean</w:t>
      </w:r>
      <w:r w:rsidR="00835FF4">
        <w:rPr>
          <w:rFonts w:ascii="Times New Roman" w:hAnsi="Times New Roman"/>
          <w:lang w:eastAsia="x-none"/>
        </w:rPr>
        <w:t xml:space="preserve"> of</w:t>
      </w:r>
      <w:r w:rsidR="00AA364A">
        <w:rPr>
          <w:rFonts w:ascii="Times New Roman" w:hAnsi="Times New Roman"/>
          <w:lang w:eastAsia="x-none"/>
        </w:rPr>
        <w:t xml:space="preserve"> </w:t>
      </w:r>
      <w:r w:rsidR="00AA364A" w:rsidRPr="00AA364A">
        <w:rPr>
          <w:rFonts w:ascii="Times New Roman" w:hAnsi="Times New Roman"/>
          <w:i/>
          <w:lang w:eastAsia="x-none"/>
        </w:rPr>
        <w:t>S</w:t>
      </w:r>
      <w:r w:rsidR="00AA364A">
        <w:rPr>
          <w:rFonts w:ascii="Times New Roman" w:hAnsi="Times New Roman"/>
          <w:lang w:eastAsia="x-none"/>
        </w:rPr>
        <w:t xml:space="preserve"> (i.e.</w:t>
      </w:r>
      <w:r w:rsidR="001F2C46">
        <w:rPr>
          <w:rFonts w:ascii="Times New Roman" w:hAnsi="Times New Roman"/>
          <w:lang w:eastAsia="x-none"/>
        </w:rPr>
        <w:t>,</w:t>
      </w:r>
      <w:r w:rsidR="00AA364A">
        <w:rPr>
          <w:rFonts w:ascii="Times New Roman" w:hAnsi="Times New Roman"/>
          <w:lang w:eastAsia="x-none"/>
        </w:rPr>
        <w:t xml:space="preserve"> mean SD of studies; here 15), and </w:t>
      </w:r>
      <w:r w:rsidR="00AA364A" w:rsidRPr="00E0685A">
        <w:rPr>
          <w:rFonts w:ascii="Times New Roman" w:hAnsi="Times New Roman"/>
          <w:i/>
          <w:lang w:eastAsia="x-none"/>
        </w:rPr>
        <w:sym w:font="Symbol" w:char="F073"/>
      </w:r>
      <w:r w:rsidR="00AA364A">
        <w:rPr>
          <w:rFonts w:ascii="Times New Roman" w:hAnsi="Times New Roman"/>
          <w:i/>
          <w:vertAlign w:val="subscript"/>
          <w:lang w:eastAsia="x-none"/>
        </w:rPr>
        <w:t>S</w:t>
      </w:r>
      <w:r w:rsidR="00AA364A">
        <w:rPr>
          <w:rFonts w:ascii="Times New Roman" w:hAnsi="Times New Roman"/>
          <w:i/>
          <w:lang w:eastAsia="x-none"/>
        </w:rPr>
        <w:t xml:space="preserve"> </w:t>
      </w:r>
      <w:r w:rsidR="00AA364A">
        <w:rPr>
          <w:rFonts w:ascii="Times New Roman" w:hAnsi="Times New Roman"/>
          <w:lang w:eastAsia="x-none"/>
        </w:rPr>
        <w:t xml:space="preserve">is the SD in </w:t>
      </w:r>
      <w:r w:rsidR="00AA364A" w:rsidRPr="00AA364A">
        <w:rPr>
          <w:rFonts w:ascii="Times New Roman" w:hAnsi="Times New Roman"/>
          <w:i/>
          <w:lang w:eastAsia="x-none"/>
        </w:rPr>
        <w:t>S</w:t>
      </w:r>
      <w:r w:rsidR="002F333B">
        <w:rPr>
          <w:rFonts w:ascii="Times New Roman" w:hAnsi="Times New Roman"/>
          <w:lang w:eastAsia="x-none"/>
        </w:rPr>
        <w:t>.</w:t>
      </w:r>
      <w:r w:rsidR="00AA364A">
        <w:rPr>
          <w:rFonts w:ascii="Times New Roman" w:hAnsi="Times New Roman"/>
          <w:lang w:eastAsia="x-none"/>
        </w:rPr>
        <w:t xml:space="preserve"> </w:t>
      </w:r>
      <w:r w:rsidR="002F333B">
        <w:rPr>
          <w:rFonts w:ascii="Times New Roman" w:hAnsi="Times New Roman"/>
          <w:lang w:eastAsia="x-none"/>
        </w:rPr>
        <w:t xml:space="preserve">This latter parameter thus specifies how </w:t>
      </w:r>
      <w:r w:rsidR="001F2C46">
        <w:rPr>
          <w:rFonts w:ascii="Times New Roman" w:hAnsi="Times New Roman"/>
          <w:lang w:eastAsia="x-none"/>
        </w:rPr>
        <w:t>heterogeneous</w:t>
      </w:r>
      <w:r w:rsidR="00835FF4">
        <w:rPr>
          <w:rFonts w:ascii="Times New Roman" w:hAnsi="Times New Roman"/>
          <w:lang w:eastAsia="x-none"/>
        </w:rPr>
        <w:t xml:space="preserve"> the</w:t>
      </w:r>
      <w:r w:rsidR="002F333B">
        <w:rPr>
          <w:rFonts w:ascii="Times New Roman" w:hAnsi="Times New Roman"/>
          <w:lang w:eastAsia="x-none"/>
        </w:rPr>
        <w:t xml:space="preserve"> </w:t>
      </w:r>
      <w:r w:rsidR="006627B6">
        <w:rPr>
          <w:rFonts w:ascii="Times New Roman" w:hAnsi="Times New Roman"/>
          <w:lang w:eastAsia="x-none"/>
        </w:rPr>
        <w:t>within</w:t>
      </w:r>
      <w:r w:rsidR="00835FF4">
        <w:rPr>
          <w:rFonts w:ascii="Times New Roman" w:hAnsi="Times New Roman"/>
          <w:lang w:eastAsia="x-none"/>
        </w:rPr>
        <w:t>-</w:t>
      </w:r>
      <w:r w:rsidR="006627B6">
        <w:rPr>
          <w:rFonts w:ascii="Times New Roman" w:hAnsi="Times New Roman"/>
          <w:lang w:eastAsia="x-none"/>
        </w:rPr>
        <w:t>study (among-observation) variances are</w:t>
      </w:r>
      <w:r w:rsidR="00563FE4">
        <w:rPr>
          <w:rFonts w:ascii="Times New Roman" w:hAnsi="Times New Roman"/>
          <w:lang w:eastAsia="x-none"/>
        </w:rPr>
        <w:t>;</w:t>
      </w:r>
      <w:r w:rsidR="006627B6">
        <w:rPr>
          <w:rFonts w:ascii="Times New Roman" w:hAnsi="Times New Roman"/>
          <w:lang w:eastAsia="x-none"/>
        </w:rPr>
        <w:t xml:space="preserve"> </w:t>
      </w:r>
      <w:r w:rsidR="00563FE4">
        <w:rPr>
          <w:rFonts w:ascii="Times New Roman" w:hAnsi="Times New Roman"/>
          <w:lang w:eastAsia="x-none"/>
        </w:rPr>
        <w:t>w</w:t>
      </w:r>
      <w:r w:rsidR="006627B6">
        <w:rPr>
          <w:rFonts w:ascii="Times New Roman" w:hAnsi="Times New Roman"/>
          <w:lang w:eastAsia="x-none"/>
        </w:rPr>
        <w:t xml:space="preserve">e </w:t>
      </w:r>
      <w:r w:rsidR="007E58B0">
        <w:rPr>
          <w:rFonts w:ascii="Times New Roman" w:hAnsi="Times New Roman"/>
          <w:lang w:eastAsia="x-none"/>
        </w:rPr>
        <w:t>tested</w:t>
      </w:r>
      <w:r w:rsidR="006627B6">
        <w:rPr>
          <w:rFonts w:ascii="Times New Roman" w:hAnsi="Times New Roman"/>
          <w:lang w:eastAsia="x-none"/>
        </w:rPr>
        <w:t xml:space="preserve"> values of </w:t>
      </w:r>
      <w:r w:rsidR="005A2AC9">
        <w:rPr>
          <w:rFonts w:ascii="Times New Roman" w:hAnsi="Times New Roman"/>
          <w:lang w:eastAsia="x-none"/>
        </w:rPr>
        <w:t>10</w:t>
      </w:r>
      <w:r w:rsidR="005A2AC9">
        <w:rPr>
          <w:rFonts w:ascii="Times New Roman" w:hAnsi="Times New Roman"/>
          <w:vertAlign w:val="superscript"/>
          <w:lang w:eastAsia="x-none"/>
        </w:rPr>
        <w:t>-10</w:t>
      </w:r>
      <w:r w:rsidR="005864EA">
        <w:rPr>
          <w:rFonts w:ascii="Times New Roman" w:hAnsi="Times New Roman"/>
          <w:lang w:eastAsia="x-none"/>
        </w:rPr>
        <w:t xml:space="preserve"> (~0)</w:t>
      </w:r>
      <w:r w:rsidR="006627B6">
        <w:rPr>
          <w:rFonts w:ascii="Times New Roman" w:hAnsi="Times New Roman"/>
          <w:lang w:eastAsia="x-none"/>
        </w:rPr>
        <w:t>, 3.75 and 7.</w:t>
      </w:r>
      <w:r w:rsidR="007E58B0">
        <w:rPr>
          <w:rFonts w:ascii="Times New Roman" w:hAnsi="Times New Roman"/>
          <w:lang w:eastAsia="x-none"/>
        </w:rPr>
        <w:t>5 (i.e.</w:t>
      </w:r>
      <w:r w:rsidR="00062D35">
        <w:rPr>
          <w:rFonts w:ascii="Times New Roman" w:hAnsi="Times New Roman"/>
          <w:lang w:eastAsia="x-none"/>
        </w:rPr>
        <w:t>,</w:t>
      </w:r>
      <w:r w:rsidR="00627C10">
        <w:rPr>
          <w:rFonts w:ascii="Times New Roman" w:hAnsi="Times New Roman"/>
          <w:lang w:eastAsia="x-none"/>
        </w:rPr>
        <w:t xml:space="preserve"> entirely</w:t>
      </w:r>
      <w:r w:rsidR="007E58B0">
        <w:rPr>
          <w:rFonts w:ascii="Times New Roman" w:hAnsi="Times New Roman"/>
          <w:lang w:eastAsia="x-none"/>
        </w:rPr>
        <w:t xml:space="preserve"> homogeneous variances, or the CV for the SD among studies is 0.25 or 0.5)</w:t>
      </w:r>
      <w:r w:rsidR="00BF1267">
        <w:rPr>
          <w:rFonts w:ascii="Times New Roman" w:hAnsi="Times New Roman"/>
          <w:lang w:eastAsia="x-none"/>
        </w:rPr>
        <w:t>.</w:t>
      </w:r>
      <w:r w:rsidR="00663991">
        <w:rPr>
          <w:rFonts w:ascii="Times New Roman" w:hAnsi="Times New Roman"/>
          <w:lang w:eastAsia="x-none"/>
        </w:rPr>
        <w:t xml:space="preserve"> </w:t>
      </w:r>
      <w:r w:rsidR="00E31026">
        <w:rPr>
          <w:rFonts w:ascii="Times New Roman" w:hAnsi="Times New Roman"/>
          <w:lang w:eastAsia="x-none"/>
        </w:rPr>
        <w:t>A summary of the</w:t>
      </w:r>
      <w:r w:rsidR="00004713">
        <w:rPr>
          <w:rFonts w:ascii="Times New Roman" w:hAnsi="Times New Roman"/>
          <w:lang w:eastAsia="x-none"/>
        </w:rPr>
        <w:t xml:space="preserve"> key</w:t>
      </w:r>
      <w:r w:rsidR="00E31026">
        <w:rPr>
          <w:rFonts w:ascii="Times New Roman" w:hAnsi="Times New Roman"/>
          <w:lang w:eastAsia="x-none"/>
        </w:rPr>
        <w:t xml:space="preserve"> parameters </w:t>
      </w:r>
      <w:r w:rsidR="00004713">
        <w:rPr>
          <w:rFonts w:ascii="Times New Roman" w:hAnsi="Times New Roman"/>
          <w:lang w:eastAsia="x-none"/>
        </w:rPr>
        <w:t>and</w:t>
      </w:r>
      <w:r w:rsidR="00E31026">
        <w:rPr>
          <w:rFonts w:ascii="Times New Roman" w:hAnsi="Times New Roman"/>
          <w:lang w:eastAsia="x-none"/>
        </w:rPr>
        <w:t xml:space="preserve"> their values is given in table S1. Each combination of parameter values was simulated 10,000 times</w:t>
      </w:r>
      <w:ins w:id="349" w:author="Shinichi Nakagawa" w:date="2022-02-13T11:47:00Z">
        <w:r w:rsidR="00AD3246">
          <w:rPr>
            <w:rFonts w:ascii="Times New Roman" w:hAnsi="Times New Roman"/>
            <w:lang w:eastAsia="x-none"/>
          </w:rPr>
          <w:t xml:space="preserve"> for both Set I </w:t>
        </w:r>
      </w:ins>
      <w:ins w:id="350" w:author="Shinichi Nakagawa" w:date="2022-02-13T11:48:00Z">
        <w:r w:rsidR="00AD3246">
          <w:rPr>
            <w:rFonts w:ascii="Times New Roman" w:hAnsi="Times New Roman"/>
            <w:lang w:eastAsia="x-none"/>
          </w:rPr>
          <w:t>and Set II</w:t>
        </w:r>
      </w:ins>
      <w:ins w:id="351" w:author="Shinichi Nakagawa" w:date="2022-02-13T11:43:00Z">
        <w:r w:rsidR="00774454">
          <w:rPr>
            <w:rFonts w:ascii="Times New Roman" w:hAnsi="Times New Roman"/>
            <w:lang w:eastAsia="x-none"/>
          </w:rPr>
          <w:t>.</w:t>
        </w:r>
      </w:ins>
      <w:ins w:id="352" w:author="Shinichi Nakagawa" w:date="2022-02-13T11:48:00Z">
        <w:r w:rsidR="00AD3246">
          <w:rPr>
            <w:rFonts w:ascii="Times New Roman" w:hAnsi="Times New Roman"/>
            <w:lang w:eastAsia="x-none"/>
          </w:rPr>
          <w:t xml:space="preserve"> </w:t>
        </w:r>
      </w:ins>
      <w:ins w:id="353" w:author="Shinichi Nakagawa" w:date="2022-02-13T12:36:00Z">
        <w:r w:rsidR="00F55635">
          <w:rPr>
            <w:rFonts w:ascii="Times New Roman" w:hAnsi="Times New Roman"/>
            <w:lang w:eastAsia="x-none"/>
          </w:rPr>
          <w:t>We note</w:t>
        </w:r>
      </w:ins>
      <w:ins w:id="354" w:author="Shinichi Nakagawa" w:date="2022-02-13T11:48:00Z">
        <w:r w:rsidR="00AD3246">
          <w:rPr>
            <w:rFonts w:ascii="Times New Roman" w:hAnsi="Times New Roman"/>
            <w:lang w:eastAsia="x-none"/>
          </w:rPr>
          <w:t xml:space="preserve"> that for Set I</w:t>
        </w:r>
      </w:ins>
      <w:ins w:id="355" w:author="Alistair Senior" w:date="2022-02-14T09:49:00Z">
        <w:r w:rsidR="00AD1BF4">
          <w:rPr>
            <w:rFonts w:ascii="Times New Roman" w:hAnsi="Times New Roman"/>
            <w:lang w:eastAsia="x-none"/>
          </w:rPr>
          <w:t xml:space="preserve"> presented in the main text</w:t>
        </w:r>
      </w:ins>
      <w:ins w:id="356" w:author="Shinichi Nakagawa" w:date="2022-02-13T11:48:00Z">
        <w:del w:id="357" w:author="Alistair Senior" w:date="2022-02-14T09:49:00Z">
          <w:r w:rsidR="00AD3246" w:rsidDel="00AD1BF4">
            <w:rPr>
              <w:rFonts w:ascii="Times New Roman" w:hAnsi="Times New Roman"/>
              <w:lang w:eastAsia="x-none"/>
            </w:rPr>
            <w:delText>,</w:delText>
          </w:r>
        </w:del>
        <w:r w:rsidR="00AD3246">
          <w:rPr>
            <w:rFonts w:ascii="Times New Roman" w:hAnsi="Times New Roman"/>
            <w:lang w:eastAsia="x-none"/>
          </w:rPr>
          <w:t xml:space="preserve"> </w:t>
        </w:r>
        <w:del w:id="358" w:author="Alistair Senior" w:date="2022-02-14T09:49:00Z">
          <w:r w:rsidR="00AD3246" w:rsidDel="00AD1BF4">
            <w:rPr>
              <w:rFonts w:ascii="Times New Roman" w:hAnsi="Times New Roman"/>
              <w:lang w:eastAsia="x-none"/>
            </w:rPr>
            <w:delText>we used the model in Equation 8 (the random-effects meta-analy</w:delText>
          </w:r>
        </w:del>
      </w:ins>
      <w:ins w:id="359" w:author="Shinichi Nakagawa" w:date="2022-02-13T11:49:00Z">
        <w:del w:id="360" w:author="Alistair Senior" w:date="2022-02-14T09:49:00Z">
          <w:r w:rsidR="00AD3246" w:rsidDel="00AD1BF4">
            <w:rPr>
              <w:rFonts w:ascii="Times New Roman" w:hAnsi="Times New Roman"/>
              <w:lang w:eastAsia="x-none"/>
            </w:rPr>
            <w:delText>tic model</w:delText>
          </w:r>
        </w:del>
      </w:ins>
      <w:ins w:id="361" w:author="Shinichi Nakagawa" w:date="2022-02-13T11:48:00Z">
        <w:del w:id="362" w:author="Alistair Senior" w:date="2022-02-14T09:49:00Z">
          <w:r w:rsidR="00AD3246" w:rsidDel="00AD1BF4">
            <w:rPr>
              <w:rFonts w:ascii="Times New Roman" w:hAnsi="Times New Roman"/>
              <w:lang w:eastAsia="x-none"/>
            </w:rPr>
            <w:delText xml:space="preserve">) while for Set II, </w:delText>
          </w:r>
        </w:del>
        <w:r w:rsidR="00AD3246">
          <w:rPr>
            <w:rFonts w:ascii="Times New Roman" w:hAnsi="Times New Roman"/>
            <w:lang w:eastAsia="x-none"/>
          </w:rPr>
          <w:t>we used the model in Equation 12 (the multilevel meta</w:t>
        </w:r>
      </w:ins>
      <w:ins w:id="363" w:author="Shinichi Nakagawa" w:date="2022-02-13T11:49:00Z">
        <w:r w:rsidR="00AD3246">
          <w:rPr>
            <w:rFonts w:ascii="Times New Roman" w:hAnsi="Times New Roman"/>
            <w:lang w:eastAsia="x-none"/>
          </w:rPr>
          <w:t>-analytic model)</w:t>
        </w:r>
      </w:ins>
      <w:ins w:id="364" w:author="Alistair Senior" w:date="2022-02-14T09:49:00Z">
        <w:r w:rsidR="00AD1BF4">
          <w:rPr>
            <w:rFonts w:ascii="Times New Roman" w:hAnsi="Times New Roman"/>
            <w:lang w:eastAsia="x-none"/>
          </w:rPr>
          <w:t xml:space="preserve">. For Set </w:t>
        </w:r>
      </w:ins>
      <w:ins w:id="365" w:author="Alistair Senior" w:date="2022-02-14T09:50:00Z">
        <w:r w:rsidR="00AD1BF4">
          <w:rPr>
            <w:rFonts w:ascii="Times New Roman" w:hAnsi="Times New Roman"/>
            <w:lang w:eastAsia="x-none"/>
          </w:rPr>
          <w:t>II we used the model in Equation 8 (the random-effects meta-analytic model), where the results are presented in the supplementary materials</w:t>
        </w:r>
      </w:ins>
      <w:ins w:id="366" w:author="Shinichi Nakagawa" w:date="2022-02-13T11:49:00Z">
        <w:r w:rsidR="00AD3246">
          <w:rPr>
            <w:rFonts w:ascii="Times New Roman" w:hAnsi="Times New Roman"/>
            <w:lang w:eastAsia="x-none"/>
          </w:rPr>
          <w:t xml:space="preserve">. </w:t>
        </w:r>
      </w:ins>
      <w:ins w:id="367" w:author="Shinichi Nakagawa" w:date="2022-02-13T12:36:00Z">
        <w:r w:rsidR="00F55635">
          <w:rPr>
            <w:rFonts w:ascii="Times New Roman" w:hAnsi="Times New Roman"/>
            <w:lang w:eastAsia="x-none"/>
          </w:rPr>
          <w:t>For all the new methods, we needed to calculate the average CV</w:t>
        </w:r>
        <w:r w:rsidR="00F55635" w:rsidRPr="00F55635">
          <w:rPr>
            <w:rFonts w:ascii="Times New Roman" w:hAnsi="Times New Roman"/>
            <w:vertAlign w:val="superscript"/>
            <w:lang w:eastAsia="x-none"/>
            <w:rPrChange w:id="368" w:author="Shinichi Nakagawa" w:date="2022-02-13T12:37:00Z">
              <w:rPr>
                <w:rFonts w:ascii="Times New Roman" w:hAnsi="Times New Roman"/>
                <w:lang w:eastAsia="x-none"/>
              </w:rPr>
            </w:rPrChange>
          </w:rPr>
          <w:t>2</w:t>
        </w:r>
      </w:ins>
      <w:ins w:id="369" w:author="Shinichi Nakagawa" w:date="2022-02-13T12:37:00Z">
        <w:r w:rsidR="00F55635">
          <w:rPr>
            <w:rFonts w:ascii="Times New Roman" w:hAnsi="Times New Roman"/>
            <w:lang w:eastAsia="x-none"/>
          </w:rPr>
          <w:t xml:space="preserve"> as in Equation 6 and 7</w:t>
        </w:r>
      </w:ins>
      <w:ins w:id="370" w:author="Shinichi Nakagawa" w:date="2022-02-13T14:30:00Z">
        <w:r w:rsidR="000B7731">
          <w:rPr>
            <w:rFonts w:ascii="Times New Roman" w:hAnsi="Times New Roman"/>
            <w:lang w:eastAsia="x-none"/>
          </w:rPr>
          <w:t xml:space="preserve">. In Set I, this calculation was done by </w:t>
        </w:r>
      </w:ins>
      <w:ins w:id="371" w:author="Shinichi Nakagawa" w:date="2022-02-13T14:31:00Z">
        <w:del w:id="372" w:author="Alistair Senior" w:date="2022-02-14T09:50:00Z">
          <w:r w:rsidR="000B7731" w:rsidDel="00DF46A9">
            <w:rPr>
              <w:rFonts w:ascii="Times New Roman" w:hAnsi="Times New Roman"/>
              <w:lang w:eastAsia="x-none"/>
            </w:rPr>
            <w:delText>estimating</w:delText>
          </w:r>
        </w:del>
      </w:ins>
      <w:ins w:id="373" w:author="Shinichi Nakagawa" w:date="2022-02-13T14:30:00Z">
        <w:del w:id="374" w:author="Alistair Senior" w:date="2022-02-14T09:50:00Z">
          <w:r w:rsidR="000B7731" w:rsidDel="00DF46A9">
            <w:rPr>
              <w:rFonts w:ascii="Times New Roman" w:hAnsi="Times New Roman"/>
              <w:lang w:eastAsia="x-none"/>
            </w:rPr>
            <w:delText xml:space="preserve"> </w:delText>
          </w:r>
        </w:del>
        <w:r w:rsidR="000B7731">
          <w:rPr>
            <w:rFonts w:ascii="Times New Roman" w:hAnsi="Times New Roman"/>
            <w:lang w:eastAsia="x-none"/>
          </w:rPr>
          <w:t>averaging CV</w:t>
        </w:r>
        <w:r w:rsidR="000B7731" w:rsidRPr="00E560B3">
          <w:rPr>
            <w:rFonts w:ascii="Times New Roman" w:hAnsi="Times New Roman"/>
            <w:vertAlign w:val="superscript"/>
            <w:lang w:eastAsia="x-none"/>
          </w:rPr>
          <w:t>2</w:t>
        </w:r>
        <w:r w:rsidR="000B7731">
          <w:rPr>
            <w:rFonts w:ascii="Times New Roman" w:hAnsi="Times New Roman"/>
            <w:lang w:eastAsia="x-none"/>
          </w:rPr>
          <w:t xml:space="preserve"> within studies and then</w:t>
        </w:r>
      </w:ins>
      <w:ins w:id="375" w:author="Alistair Senior" w:date="2022-02-14T09:50:00Z">
        <w:r w:rsidR="00DF46A9">
          <w:rPr>
            <w:rFonts w:ascii="Times New Roman" w:hAnsi="Times New Roman"/>
            <w:lang w:eastAsia="x-none"/>
          </w:rPr>
          <w:t xml:space="preserve"> taking</w:t>
        </w:r>
      </w:ins>
      <w:ins w:id="376" w:author="Shinichi Nakagawa" w:date="2022-02-13T14:30:00Z">
        <w:r w:rsidR="000B7731">
          <w:rPr>
            <w:rFonts w:ascii="Times New Roman" w:hAnsi="Times New Roman"/>
            <w:lang w:eastAsia="x-none"/>
          </w:rPr>
          <w:t xml:space="preserve"> weighted-</w:t>
        </w:r>
      </w:ins>
      <w:ins w:id="377" w:author="Shinichi Nakagawa" w:date="2022-02-13T14:32:00Z">
        <w:r w:rsidR="000B7731">
          <w:rPr>
            <w:rFonts w:ascii="Times New Roman" w:hAnsi="Times New Roman"/>
            <w:lang w:eastAsia="x-none"/>
          </w:rPr>
          <w:t>average</w:t>
        </w:r>
      </w:ins>
      <w:ins w:id="378" w:author="Shinichi Nakagawa" w:date="2022-02-13T14:31:00Z">
        <w:r w:rsidR="000B7731">
          <w:rPr>
            <w:rFonts w:ascii="Times New Roman" w:hAnsi="Times New Roman"/>
            <w:lang w:eastAsia="x-none"/>
          </w:rPr>
          <w:t xml:space="preserve"> CV</w:t>
        </w:r>
        <w:r w:rsidR="000B7731" w:rsidRPr="00E560B3">
          <w:rPr>
            <w:rFonts w:ascii="Times New Roman" w:hAnsi="Times New Roman"/>
            <w:vertAlign w:val="superscript"/>
            <w:lang w:eastAsia="x-none"/>
          </w:rPr>
          <w:t>2</w:t>
        </w:r>
      </w:ins>
      <w:ins w:id="379" w:author="Shinichi Nakagawa" w:date="2022-02-13T14:30:00Z">
        <w:r w:rsidR="000B7731">
          <w:rPr>
            <w:rFonts w:ascii="Times New Roman" w:hAnsi="Times New Roman"/>
            <w:lang w:eastAsia="x-none"/>
          </w:rPr>
          <w:t xml:space="preserve"> across studies</w:t>
        </w:r>
      </w:ins>
      <w:ins w:id="380" w:author="Alistair Senior" w:date="2022-02-14T09:51:00Z">
        <w:r w:rsidR="00B21410">
          <w:rPr>
            <w:rFonts w:ascii="Times New Roman" w:hAnsi="Times New Roman"/>
            <w:lang w:eastAsia="x-none"/>
          </w:rPr>
          <w:t xml:space="preserve"> (using mean </w:t>
        </w:r>
        <w:r w:rsidR="00B21410">
          <w:rPr>
            <w:rFonts w:ascii="Times New Roman" w:hAnsi="Times New Roman"/>
            <w:i/>
            <w:iCs/>
            <w:lang w:eastAsia="x-none"/>
          </w:rPr>
          <w:t>n</w:t>
        </w:r>
        <w:r w:rsidR="00B21410">
          <w:rPr>
            <w:rFonts w:ascii="Times New Roman" w:hAnsi="Times New Roman"/>
            <w:lang w:eastAsia="x-none"/>
          </w:rPr>
          <w:t xml:space="preserve"> per study as the weight)</w:t>
        </w:r>
      </w:ins>
      <w:ins w:id="381" w:author="Shinichi Nakagawa" w:date="2022-02-13T14:33:00Z">
        <w:r w:rsidR="00EA7F19">
          <w:rPr>
            <w:rFonts w:ascii="Times New Roman" w:hAnsi="Times New Roman"/>
            <w:lang w:eastAsia="x-none"/>
          </w:rPr>
          <w:t>,</w:t>
        </w:r>
      </w:ins>
      <w:ins w:id="382" w:author="Shinichi Nakagawa" w:date="2022-02-13T14:32:00Z">
        <w:r w:rsidR="000B7731">
          <w:rPr>
            <w:rFonts w:ascii="Times New Roman" w:hAnsi="Times New Roman"/>
            <w:lang w:eastAsia="x-none"/>
          </w:rPr>
          <w:t xml:space="preserve"> </w:t>
        </w:r>
      </w:ins>
      <w:ins w:id="383" w:author="Shinichi Nakagawa" w:date="2022-02-13T14:33:00Z">
        <w:r w:rsidR="00EA7F19">
          <w:rPr>
            <w:rFonts w:ascii="Times New Roman" w:hAnsi="Times New Roman"/>
            <w:lang w:eastAsia="x-none"/>
          </w:rPr>
          <w:t>disregarding rows containing missing SDs</w:t>
        </w:r>
        <w:del w:id="384" w:author="Alistair Senior" w:date="2022-02-14T09:51:00Z">
          <w:r w:rsidR="00EA7F19" w:rsidDel="00DF46A9">
            <w:rPr>
              <w:rFonts w:ascii="Times New Roman" w:hAnsi="Times New Roman"/>
              <w:lang w:eastAsia="x-none"/>
            </w:rPr>
            <w:delText>,</w:delText>
          </w:r>
        </w:del>
      </w:ins>
      <w:ins w:id="385" w:author="Alistair Senior" w:date="2022-02-14T09:51:00Z">
        <w:r w:rsidR="00DF46A9">
          <w:rPr>
            <w:rFonts w:ascii="Times New Roman" w:hAnsi="Times New Roman"/>
            <w:lang w:eastAsia="x-none"/>
          </w:rPr>
          <w:t>.</w:t>
        </w:r>
      </w:ins>
      <w:ins w:id="386" w:author="Shinichi Nakagawa" w:date="2022-02-13T14:33:00Z">
        <w:r w:rsidR="00EA7F19">
          <w:rPr>
            <w:rFonts w:ascii="Times New Roman" w:hAnsi="Times New Roman"/>
            <w:lang w:eastAsia="x-none"/>
          </w:rPr>
          <w:t xml:space="preserve"> </w:t>
        </w:r>
      </w:ins>
      <w:ins w:id="387" w:author="Shinichi Nakagawa" w:date="2022-02-13T14:32:00Z">
        <w:del w:id="388" w:author="Alistair Senior" w:date="2022-02-14T09:51:00Z">
          <w:r w:rsidR="000B7731" w:rsidDel="00DF46A9">
            <w:rPr>
              <w:rFonts w:ascii="Times New Roman" w:hAnsi="Times New Roman"/>
              <w:lang w:eastAsia="x-none"/>
            </w:rPr>
            <w:delText>while in</w:delText>
          </w:r>
        </w:del>
      </w:ins>
      <w:ins w:id="389" w:author="Alistair Senior" w:date="2022-02-14T09:51:00Z">
        <w:r w:rsidR="00DF46A9">
          <w:rPr>
            <w:rFonts w:ascii="Times New Roman" w:hAnsi="Times New Roman"/>
            <w:lang w:eastAsia="x-none"/>
          </w:rPr>
          <w:t>For</w:t>
        </w:r>
      </w:ins>
      <w:ins w:id="390" w:author="Shinichi Nakagawa" w:date="2022-02-13T14:32:00Z">
        <w:r w:rsidR="000B7731">
          <w:rPr>
            <w:rFonts w:ascii="Times New Roman" w:hAnsi="Times New Roman"/>
            <w:lang w:eastAsia="x-none"/>
          </w:rPr>
          <w:t xml:space="preserve"> Set II, we calculated weighted CV</w:t>
        </w:r>
        <w:r w:rsidR="000B7731" w:rsidRPr="00E560B3">
          <w:rPr>
            <w:rFonts w:ascii="Times New Roman" w:hAnsi="Times New Roman"/>
            <w:vertAlign w:val="superscript"/>
            <w:lang w:eastAsia="x-none"/>
          </w:rPr>
          <w:t>2</w:t>
        </w:r>
      </w:ins>
      <w:ins w:id="391" w:author="Shinichi Nakagawa" w:date="2022-02-13T14:31:00Z">
        <w:r w:rsidR="000B7731">
          <w:rPr>
            <w:rFonts w:ascii="Times New Roman" w:hAnsi="Times New Roman"/>
            <w:lang w:eastAsia="x-none"/>
          </w:rPr>
          <w:t xml:space="preserve"> </w:t>
        </w:r>
      </w:ins>
      <w:ins w:id="392" w:author="Shinichi Nakagawa" w:date="2022-02-13T14:32:00Z">
        <w:r w:rsidR="00EA7F19">
          <w:rPr>
            <w:rFonts w:ascii="Times New Roman" w:hAnsi="Times New Roman"/>
            <w:lang w:eastAsia="x-none"/>
          </w:rPr>
          <w:t>among studies</w:t>
        </w:r>
      </w:ins>
      <w:ins w:id="393" w:author="Alistair Senior" w:date="2022-02-14T09:52:00Z">
        <w:r w:rsidR="003107FC">
          <w:rPr>
            <w:rFonts w:ascii="Times New Roman" w:hAnsi="Times New Roman"/>
            <w:lang w:eastAsia="x-none"/>
          </w:rPr>
          <w:t xml:space="preserve"> (using </w:t>
        </w:r>
        <w:r w:rsidR="003107FC">
          <w:rPr>
            <w:rFonts w:ascii="Times New Roman" w:hAnsi="Times New Roman"/>
            <w:i/>
            <w:iCs/>
            <w:lang w:eastAsia="x-none"/>
          </w:rPr>
          <w:t>n</w:t>
        </w:r>
        <w:r w:rsidR="003107FC">
          <w:rPr>
            <w:rFonts w:ascii="Times New Roman" w:hAnsi="Times New Roman"/>
            <w:lang w:eastAsia="x-none"/>
          </w:rPr>
          <w:t xml:space="preserve"> per study as the weight)</w:t>
        </w:r>
      </w:ins>
      <w:ins w:id="394" w:author="Shinichi Nakagawa" w:date="2022-02-13T14:32:00Z">
        <w:r w:rsidR="00EA7F19">
          <w:rPr>
            <w:rFonts w:ascii="Times New Roman" w:hAnsi="Times New Roman"/>
            <w:lang w:eastAsia="x-none"/>
          </w:rPr>
          <w:t xml:space="preserve"> as we only had only</w:t>
        </w:r>
      </w:ins>
      <w:ins w:id="395" w:author="Shinichi Nakagawa" w:date="2022-02-13T14:40:00Z">
        <w:r w:rsidR="00EB3203">
          <w:rPr>
            <w:rFonts w:ascii="Times New Roman" w:hAnsi="Times New Roman"/>
            <w:lang w:eastAsia="x-none"/>
          </w:rPr>
          <w:t xml:space="preserve"> one</w:t>
        </w:r>
      </w:ins>
      <w:ins w:id="396" w:author="Shinichi Nakagawa" w:date="2022-02-13T14:32:00Z">
        <w:r w:rsidR="00EA7F19">
          <w:rPr>
            <w:rFonts w:ascii="Times New Roman" w:hAnsi="Times New Roman"/>
            <w:lang w:eastAsia="x-none"/>
          </w:rPr>
          <w:t xml:space="preserve"> CV</w:t>
        </w:r>
        <w:r w:rsidR="00EA7F19" w:rsidRPr="00E560B3">
          <w:rPr>
            <w:rFonts w:ascii="Times New Roman" w:hAnsi="Times New Roman"/>
            <w:vertAlign w:val="superscript"/>
            <w:lang w:eastAsia="x-none"/>
          </w:rPr>
          <w:t>2</w:t>
        </w:r>
      </w:ins>
      <w:ins w:id="397" w:author="Shinichi Nakagawa" w:date="2022-02-13T14:40:00Z">
        <w:r w:rsidR="00EB3203">
          <w:rPr>
            <w:rFonts w:ascii="Times New Roman" w:hAnsi="Times New Roman"/>
            <w:lang w:eastAsia="x-none"/>
          </w:rPr>
          <w:t xml:space="preserve"> </w:t>
        </w:r>
      </w:ins>
      <w:commentRangeStart w:id="398"/>
      <w:commentRangeStart w:id="399"/>
      <w:del w:id="400" w:author="Shinichi Nakagawa" w:date="2021-10-04T17:28:00Z">
        <w:r w:rsidR="0010379E" w:rsidDel="003F09BC">
          <w:rPr>
            <w:rFonts w:ascii="Times New Roman" w:hAnsi="Times New Roman"/>
            <w:lang w:eastAsia="x-none"/>
          </w:rPr>
          <w:delText>, and code is available at xxx.</w:delText>
        </w:r>
      </w:del>
      <w:commentRangeEnd w:id="398"/>
      <w:r w:rsidR="007D7DB8">
        <w:rPr>
          <w:rStyle w:val="CommentReference"/>
        </w:rPr>
        <w:commentReference w:id="398"/>
      </w:r>
      <w:commentRangeEnd w:id="399"/>
      <w:r w:rsidR="007D7DB8">
        <w:rPr>
          <w:rStyle w:val="CommentReference"/>
        </w:rPr>
        <w:commentReference w:id="399"/>
      </w:r>
    </w:p>
    <w:p w14:paraId="2A24E7DE" w14:textId="4FE3C144" w:rsidR="00663991" w:rsidRDefault="00EA7F19" w:rsidP="00163C47">
      <w:pPr>
        <w:spacing w:line="480" w:lineRule="auto"/>
        <w:contextualSpacing/>
        <w:rPr>
          <w:rFonts w:ascii="Times New Roman" w:hAnsi="Times New Roman"/>
          <w:lang w:eastAsia="x-none"/>
        </w:rPr>
      </w:pPr>
      <w:ins w:id="401" w:author="Shinichi Nakagawa" w:date="2022-02-13T14:32:00Z">
        <w:r>
          <w:rPr>
            <w:rFonts w:ascii="Times New Roman" w:hAnsi="Times New Roman"/>
            <w:lang w:eastAsia="x-none"/>
          </w:rPr>
          <w:t>value per study.</w:t>
        </w:r>
      </w:ins>
    </w:p>
    <w:p w14:paraId="4F130FB3" w14:textId="1A857FF5" w:rsidR="00F05462" w:rsidRPr="00E24F43" w:rsidRDefault="00E24F43">
      <w:pPr>
        <w:pStyle w:val="Heading2"/>
        <w:spacing w:line="480" w:lineRule="auto"/>
        <w:pPrChange w:id="402" w:author="Shinichi Nakagawa" w:date="2021-10-04T16:40:00Z">
          <w:pPr>
            <w:pStyle w:val="Heading2"/>
          </w:pPr>
        </w:pPrChange>
      </w:pPr>
      <w:r>
        <w:rPr>
          <w:lang w:val="en-US"/>
        </w:rPr>
        <w:t>S</w:t>
      </w:r>
      <w:r w:rsidR="00D65F86" w:rsidRPr="00E24F43">
        <w:t>imulation</w:t>
      </w:r>
      <w:r w:rsidRPr="00E24F43">
        <w:t xml:space="preserve"> results</w:t>
      </w:r>
      <w:commentRangeStart w:id="403"/>
      <w:commentRangeEnd w:id="403"/>
      <w:r w:rsidR="000C4D96" w:rsidRPr="00E24F43">
        <w:rPr>
          <w:rStyle w:val="CommentReference"/>
          <w:sz w:val="24"/>
          <w:szCs w:val="26"/>
        </w:rPr>
        <w:commentReference w:id="403"/>
      </w:r>
    </w:p>
    <w:p w14:paraId="4EE8C43D" w14:textId="0BB161EC" w:rsidR="00F05462" w:rsidRDefault="00AD3246" w:rsidP="00163C47">
      <w:pPr>
        <w:spacing w:line="480" w:lineRule="auto"/>
        <w:contextualSpacing/>
        <w:rPr>
          <w:rFonts w:ascii="Times New Roman" w:hAnsi="Times New Roman"/>
          <w:lang w:eastAsia="x-none"/>
        </w:rPr>
      </w:pPr>
      <w:ins w:id="404" w:author="Shinichi Nakagawa" w:date="2022-02-13T11:49:00Z">
        <w:r>
          <w:rPr>
            <w:rFonts w:ascii="Times New Roman" w:hAnsi="Times New Roman"/>
            <w:lang w:eastAsia="x-none"/>
          </w:rPr>
          <w:t xml:space="preserve">Elsewhere (REFREF), we </w:t>
        </w:r>
        <w:r w:rsidR="007D2BFD">
          <w:rPr>
            <w:rFonts w:ascii="Times New Roman" w:hAnsi="Times New Roman"/>
            <w:lang w:eastAsia="x-none"/>
          </w:rPr>
          <w:t>advocated the use of multilevel meta-analytic models as they are</w:t>
        </w:r>
      </w:ins>
      <w:ins w:id="405" w:author="Shinichi Nakagawa" w:date="2022-02-13T11:50:00Z">
        <w:r w:rsidR="007D2BFD">
          <w:rPr>
            <w:rFonts w:ascii="Times New Roman" w:hAnsi="Times New Roman"/>
            <w:lang w:eastAsia="x-none"/>
          </w:rPr>
          <w:t xml:space="preserve"> much more </w:t>
        </w:r>
      </w:ins>
      <w:ins w:id="406" w:author="Shinichi Nakagawa" w:date="2022-02-13T12:09:00Z">
        <w:r w:rsidR="005B442A">
          <w:rPr>
            <w:rFonts w:ascii="Times New Roman" w:hAnsi="Times New Roman"/>
            <w:lang w:eastAsia="x-none"/>
          </w:rPr>
          <w:t>realistic</w:t>
        </w:r>
      </w:ins>
      <w:ins w:id="407" w:author="Shinichi Nakagawa" w:date="2022-02-13T11:50:00Z">
        <w:r w:rsidR="007D2BFD">
          <w:rPr>
            <w:rFonts w:ascii="Times New Roman" w:hAnsi="Times New Roman"/>
            <w:lang w:eastAsia="x-none"/>
          </w:rPr>
          <w:t xml:space="preserve"> and </w:t>
        </w:r>
      </w:ins>
      <w:ins w:id="408" w:author="Shinichi Nakagawa" w:date="2022-02-13T12:09:00Z">
        <w:r w:rsidR="005B442A">
          <w:rPr>
            <w:rFonts w:ascii="Times New Roman" w:hAnsi="Times New Roman"/>
            <w:lang w:eastAsia="x-none"/>
          </w:rPr>
          <w:t>practical</w:t>
        </w:r>
      </w:ins>
      <w:ins w:id="409" w:author="Shinichi Nakagawa" w:date="2022-02-13T11:50:00Z">
        <w:r w:rsidR="007D2BFD">
          <w:rPr>
            <w:rFonts w:ascii="Times New Roman" w:hAnsi="Times New Roman"/>
            <w:lang w:eastAsia="x-none"/>
          </w:rPr>
          <w:t xml:space="preserve"> than the random-effects model. Therefore, we focus on presenting the results from</w:t>
        </w:r>
      </w:ins>
      <w:ins w:id="410" w:author="Shinichi Nakagawa" w:date="2022-02-13T11:51:00Z">
        <w:r w:rsidR="007D2BFD">
          <w:rPr>
            <w:rFonts w:ascii="Times New Roman" w:hAnsi="Times New Roman"/>
            <w:lang w:eastAsia="x-none"/>
          </w:rPr>
          <w:t xml:space="preserve"> Set I</w:t>
        </w:r>
      </w:ins>
      <w:ins w:id="411" w:author="Shinichi Nakagawa" w:date="2022-02-13T12:09:00Z">
        <w:r w:rsidR="005B442A">
          <w:rPr>
            <w:rFonts w:ascii="Times New Roman" w:hAnsi="Times New Roman"/>
            <w:lang w:eastAsia="x-none"/>
          </w:rPr>
          <w:t>,</w:t>
        </w:r>
      </w:ins>
      <w:ins w:id="412" w:author="Shinichi Nakagawa" w:date="2022-02-13T11:51:00Z">
        <w:r w:rsidR="007D2BFD">
          <w:rPr>
            <w:rFonts w:ascii="Times New Roman" w:hAnsi="Times New Roman"/>
            <w:lang w:eastAsia="x-none"/>
          </w:rPr>
          <w:t xml:space="preserve"> using the multilevel meta-analysis (Equation 12</w:t>
        </w:r>
      </w:ins>
      <w:ins w:id="413" w:author="Shinichi Nakagawa" w:date="2022-02-13T12:10:00Z">
        <w:r w:rsidR="00D86FE6">
          <w:rPr>
            <w:rFonts w:ascii="Times New Roman" w:hAnsi="Times New Roman"/>
            <w:lang w:eastAsia="x-none"/>
          </w:rPr>
          <w:t>; the results for Set II are very similar and presented in the Supporting Information)</w:t>
        </w:r>
      </w:ins>
      <w:ins w:id="414" w:author="Shinichi Nakagawa" w:date="2022-02-13T11:51:00Z">
        <w:r w:rsidR="007D2BFD">
          <w:rPr>
            <w:rFonts w:ascii="Times New Roman" w:hAnsi="Times New Roman"/>
            <w:lang w:eastAsia="x-none"/>
          </w:rPr>
          <w:t>.</w:t>
        </w:r>
      </w:ins>
      <w:ins w:id="415" w:author="Shinichi Nakagawa" w:date="2022-02-13T12:09:00Z">
        <w:r w:rsidR="005B442A">
          <w:rPr>
            <w:rFonts w:ascii="Times New Roman" w:hAnsi="Times New Roman"/>
            <w:lang w:eastAsia="x-none"/>
          </w:rPr>
          <w:t xml:space="preserve"> </w:t>
        </w:r>
      </w:ins>
      <w:r w:rsidR="00842EE7">
        <w:rPr>
          <w:rFonts w:ascii="Times New Roman" w:hAnsi="Times New Roman"/>
          <w:lang w:eastAsia="x-none"/>
        </w:rPr>
        <w:t>Fig</w:t>
      </w:r>
      <w:r w:rsidR="00B57923">
        <w:rPr>
          <w:rFonts w:ascii="Times New Roman" w:hAnsi="Times New Roman"/>
          <w:lang w:eastAsia="x-none"/>
        </w:rPr>
        <w:t>.</w:t>
      </w:r>
      <w:r w:rsidR="00842EE7">
        <w:rPr>
          <w:rFonts w:ascii="Times New Roman" w:hAnsi="Times New Roman"/>
          <w:lang w:eastAsia="x-none"/>
        </w:rPr>
        <w:t xml:space="preserve"> 1A shows the distribution of the mean bias in the estimated effect </w:t>
      </w:r>
      <w:r w:rsidR="00866A60">
        <w:rPr>
          <w:rFonts w:ascii="Times New Roman" w:hAnsi="Times New Roman"/>
          <w:lang w:eastAsia="x-none"/>
        </w:rPr>
        <w:t>under each</w:t>
      </w:r>
      <w:r w:rsidR="00842EE7">
        <w:rPr>
          <w:rFonts w:ascii="Times New Roman" w:hAnsi="Times New Roman"/>
          <w:lang w:eastAsia="x-none"/>
        </w:rPr>
        <w:t xml:space="preserve"> simulated condition with complete data and using the four </w:t>
      </w:r>
      <w:r w:rsidR="00842EE7">
        <w:rPr>
          <w:rFonts w:ascii="Times New Roman" w:hAnsi="Times New Roman"/>
          <w:lang w:eastAsia="x-none"/>
        </w:rPr>
        <w:lastRenderedPageBreak/>
        <w:t xml:space="preserve">different methods </w:t>
      </w:r>
      <w:r w:rsidR="00866A60">
        <w:rPr>
          <w:rFonts w:ascii="Times New Roman" w:hAnsi="Times New Roman"/>
          <w:lang w:eastAsia="x-none"/>
        </w:rPr>
        <w:t>for</w:t>
      </w:r>
      <w:r w:rsidR="00842EE7">
        <w:rPr>
          <w:rFonts w:ascii="Times New Roman" w:hAnsi="Times New Roman"/>
          <w:lang w:eastAsia="x-none"/>
        </w:rPr>
        <w:t xml:space="preserve"> handling missing SD</w:t>
      </w:r>
      <w:r w:rsidR="00866A60">
        <w:rPr>
          <w:rFonts w:ascii="Times New Roman" w:hAnsi="Times New Roman"/>
          <w:lang w:eastAsia="x-none"/>
        </w:rPr>
        <w:t>s</w:t>
      </w:r>
      <w:r w:rsidR="00842EE7">
        <w:rPr>
          <w:rFonts w:ascii="Times New Roman" w:hAnsi="Times New Roman"/>
          <w:lang w:eastAsia="x-none"/>
        </w:rPr>
        <w:t xml:space="preserve">. Even with </w:t>
      </w:r>
      <w:del w:id="416" w:author="Shinichi Nakagawa" w:date="2022-02-15T06:28:00Z">
        <w:r w:rsidR="00842EE7" w:rsidDel="004A6809">
          <w:rPr>
            <w:rFonts w:ascii="Times New Roman" w:hAnsi="Times New Roman"/>
            <w:lang w:eastAsia="x-none"/>
          </w:rPr>
          <w:delText xml:space="preserve">complete </w:delText>
        </w:r>
      </w:del>
      <w:ins w:id="417" w:author="Shinichi Nakagawa" w:date="2022-02-15T06:28:00Z">
        <w:r w:rsidR="004A6809">
          <w:rPr>
            <w:rFonts w:ascii="Times New Roman" w:hAnsi="Times New Roman"/>
            <w:lang w:eastAsia="x-none"/>
          </w:rPr>
          <w:t xml:space="preserve">full </w:t>
        </w:r>
      </w:ins>
      <w:r w:rsidR="00842EE7">
        <w:rPr>
          <w:rFonts w:ascii="Times New Roman" w:hAnsi="Times New Roman"/>
          <w:lang w:eastAsia="x-none"/>
        </w:rPr>
        <w:t>data</w:t>
      </w:r>
      <w:ins w:id="418" w:author="Shinichi Nakagawa" w:date="2022-02-13T11:22:00Z">
        <w:r w:rsidR="00213147">
          <w:rPr>
            <w:rFonts w:ascii="Times New Roman" w:hAnsi="Times New Roman"/>
            <w:lang w:eastAsia="x-none"/>
          </w:rPr>
          <w:t>,</w:t>
        </w:r>
      </w:ins>
      <w:r w:rsidR="00842EE7">
        <w:rPr>
          <w:rFonts w:ascii="Times New Roman" w:hAnsi="Times New Roman"/>
          <w:lang w:eastAsia="x-none"/>
        </w:rPr>
        <w:t xml:space="preserve"> there could be both upward and downward bias in the estimated effect size, and this was reflected in the analyses using </w:t>
      </w:r>
      <w:del w:id="419" w:author="Shinichi Nakagawa" w:date="2022-02-13T11:22:00Z">
        <w:r w:rsidR="00842EE7" w:rsidDel="00213147">
          <w:rPr>
            <w:rFonts w:ascii="Times New Roman" w:hAnsi="Times New Roman"/>
            <w:lang w:eastAsia="x-none"/>
          </w:rPr>
          <w:delText xml:space="preserve">methods </w:delText>
        </w:r>
      </w:del>
      <w:ins w:id="420"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1" w:author="Shinichi Nakagawa" w:date="2022-02-13T11:22:00Z">
        <w:r w:rsidR="00213147">
          <w:rPr>
            <w:rFonts w:ascii="Times New Roman" w:hAnsi="Times New Roman"/>
            <w:lang w:eastAsia="x-none"/>
          </w:rPr>
          <w:t>A</w:t>
        </w:r>
      </w:ins>
      <w:del w:id="422" w:author="Shinichi Nakagawa" w:date="2022-02-13T11:22:00Z">
        <w:r w:rsidR="00842EE7" w:rsidDel="00213147">
          <w:rPr>
            <w:rFonts w:ascii="Times New Roman" w:hAnsi="Times New Roman"/>
            <w:lang w:eastAsia="x-none"/>
          </w:rPr>
          <w:delText>.1</w:delText>
        </w:r>
      </w:del>
      <w:r w:rsidR="00842EE7">
        <w:rPr>
          <w:rFonts w:ascii="Times New Roman" w:hAnsi="Times New Roman"/>
          <w:lang w:eastAsia="x-none"/>
        </w:rPr>
        <w:t xml:space="preserve"> and 3 to handle missing SDs.</w:t>
      </w:r>
      <w:r w:rsidR="00866A60">
        <w:rPr>
          <w:rFonts w:ascii="Times New Roman" w:hAnsi="Times New Roman"/>
          <w:lang w:eastAsia="x-none"/>
        </w:rPr>
        <w:t xml:space="preserve"> </w:t>
      </w:r>
      <w:del w:id="423" w:author="Shinichi Nakagawa" w:date="2022-02-13T11:22:00Z">
        <w:r w:rsidR="00866A60" w:rsidDel="00213147">
          <w:rPr>
            <w:rFonts w:ascii="Times New Roman" w:hAnsi="Times New Roman"/>
            <w:lang w:eastAsia="x-none"/>
          </w:rPr>
          <w:delText xml:space="preserve">In should be noted that </w:delText>
        </w:r>
      </w:del>
      <w:ins w:id="424" w:author="Shinichi Nakagawa" w:date="2022-02-13T11:22:00Z">
        <w:r w:rsidR="00213147">
          <w:rPr>
            <w:rFonts w:ascii="Times New Roman" w:hAnsi="Times New Roman"/>
            <w:lang w:eastAsia="x-none"/>
          </w:rPr>
          <w:t xml:space="preserve">Notably, </w:t>
        </w:r>
      </w:ins>
      <w:r w:rsidR="00866A60">
        <w:rPr>
          <w:rFonts w:ascii="Times New Roman" w:hAnsi="Times New Roman"/>
          <w:lang w:eastAsia="x-none"/>
        </w:rPr>
        <w:t>even at its most extreme, this bias</w:t>
      </w:r>
      <w:r w:rsidR="00A126C0">
        <w:rPr>
          <w:rFonts w:ascii="Times New Roman" w:hAnsi="Times New Roman"/>
          <w:lang w:eastAsia="x-none"/>
        </w:rPr>
        <w:t xml:space="preserve"> only</w:t>
      </w:r>
      <w:r w:rsidR="00866A60">
        <w:rPr>
          <w:rFonts w:ascii="Times New Roman" w:hAnsi="Times New Roman"/>
          <w:lang w:eastAsia="x-none"/>
        </w:rPr>
        <w:t xml:space="preserve"> amounted to</w:t>
      </w:r>
      <w:r w:rsidR="00A126C0">
        <w:rPr>
          <w:rFonts w:ascii="Times New Roman" w:hAnsi="Times New Roman"/>
          <w:lang w:eastAsia="x-none"/>
        </w:rPr>
        <w:t xml:space="preserve"> a little over</w:t>
      </w:r>
      <w:r w:rsidR="00866A60">
        <w:rPr>
          <w:rFonts w:ascii="Times New Roman" w:hAnsi="Times New Roman"/>
          <w:lang w:eastAsia="x-none"/>
        </w:rPr>
        <w:t xml:space="preserve"> 2% of the simulated </w:t>
      </w:r>
      <w:r w:rsidR="00A126C0">
        <w:rPr>
          <w:rFonts w:ascii="Times New Roman" w:hAnsi="Times New Roman"/>
          <w:lang w:eastAsia="x-none"/>
        </w:rPr>
        <w:t>effect and</w:t>
      </w:r>
      <w:r w:rsidR="00866A60">
        <w:rPr>
          <w:rFonts w:ascii="Times New Roman" w:hAnsi="Times New Roman"/>
          <w:lang w:eastAsia="x-none"/>
        </w:rPr>
        <w:t xml:space="preserve"> was usually </w:t>
      </w:r>
      <w:r w:rsidR="00A126C0">
        <w:rPr>
          <w:rFonts w:ascii="Times New Roman" w:hAnsi="Times New Roman"/>
          <w:lang w:eastAsia="x-none"/>
        </w:rPr>
        <w:t>~0.5</w:t>
      </w:r>
      <w:r w:rsidR="00866A60">
        <w:rPr>
          <w:rFonts w:ascii="Times New Roman" w:hAnsi="Times New Roman"/>
          <w:lang w:eastAsia="x-none"/>
        </w:rPr>
        <w:t>%.</w:t>
      </w:r>
      <w:r w:rsidR="00842EE7">
        <w:rPr>
          <w:rFonts w:ascii="Times New Roman" w:hAnsi="Times New Roman"/>
          <w:lang w:eastAsia="x-none"/>
        </w:rPr>
        <w:t xml:space="preserve"> </w:t>
      </w:r>
      <w:r w:rsidR="00866A60">
        <w:rPr>
          <w:rFonts w:ascii="Times New Roman" w:hAnsi="Times New Roman"/>
          <w:lang w:eastAsia="x-none"/>
        </w:rPr>
        <w:t>Nonetheless,</w:t>
      </w:r>
      <w:r w:rsidR="00842EE7">
        <w:rPr>
          <w:rFonts w:ascii="Times New Roman" w:hAnsi="Times New Roman"/>
          <w:lang w:eastAsia="x-none"/>
        </w:rPr>
        <w:t xml:space="preserve"> </w:t>
      </w:r>
      <w:del w:id="425" w:author="Shinichi Nakagawa" w:date="2022-02-13T11:22:00Z">
        <w:r w:rsidR="00842EE7" w:rsidDel="00213147">
          <w:rPr>
            <w:rFonts w:ascii="Times New Roman" w:hAnsi="Times New Roman"/>
            <w:lang w:eastAsia="x-none"/>
          </w:rPr>
          <w:delText xml:space="preserve">methods </w:delText>
        </w:r>
      </w:del>
      <w:ins w:id="426"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7" w:author="Shinichi Nakagawa" w:date="2022-02-13T11:22:00Z">
        <w:r w:rsidR="00213147">
          <w:rPr>
            <w:rFonts w:ascii="Times New Roman" w:hAnsi="Times New Roman"/>
            <w:lang w:eastAsia="x-none"/>
          </w:rPr>
          <w:t>B</w:t>
        </w:r>
      </w:ins>
      <w:del w:id="428" w:author="Shinichi Nakagawa" w:date="2022-02-13T11:22:00Z">
        <w:r w:rsidR="00842EE7" w:rsidDel="00213147">
          <w:rPr>
            <w:rFonts w:ascii="Times New Roman" w:hAnsi="Times New Roman"/>
            <w:lang w:eastAsia="x-none"/>
          </w:rPr>
          <w:delText>.2</w:delText>
        </w:r>
      </w:del>
      <w:r w:rsidR="00842EE7">
        <w:rPr>
          <w:rFonts w:ascii="Times New Roman" w:hAnsi="Times New Roman"/>
          <w:lang w:eastAsia="x-none"/>
        </w:rPr>
        <w:t xml:space="preserve"> and 2, both </w:t>
      </w:r>
      <w:r w:rsidR="00866A60">
        <w:rPr>
          <w:rFonts w:ascii="Times New Roman" w:hAnsi="Times New Roman"/>
          <w:lang w:eastAsia="x-none"/>
        </w:rPr>
        <w:t xml:space="preserve">of </w:t>
      </w:r>
      <w:r w:rsidR="00842EE7">
        <w:rPr>
          <w:rFonts w:ascii="Times New Roman" w:hAnsi="Times New Roman"/>
          <w:lang w:eastAsia="x-none"/>
        </w:rPr>
        <w:t>which use the weighted CV</w:t>
      </w:r>
      <w:r w:rsidR="00842EE7" w:rsidRPr="00842EE7">
        <w:rPr>
          <w:rFonts w:ascii="Times New Roman" w:hAnsi="Times New Roman"/>
          <w:vertAlign w:val="superscript"/>
          <w:lang w:eastAsia="x-none"/>
        </w:rPr>
        <w:t>2</w:t>
      </w:r>
      <w:r w:rsidR="00842EE7">
        <w:rPr>
          <w:rFonts w:ascii="Times New Roman" w:hAnsi="Times New Roman"/>
          <w:lang w:eastAsia="x-none"/>
        </w:rPr>
        <w:t xml:space="preserve"> to estimate the sampling variance</w:t>
      </w:r>
      <w:r w:rsidR="00866A60">
        <w:rPr>
          <w:rFonts w:ascii="Times New Roman" w:hAnsi="Times New Roman"/>
          <w:lang w:eastAsia="x-none"/>
        </w:rPr>
        <w:t xml:space="preserve"> for all effect sizes</w:t>
      </w:r>
      <w:r w:rsidR="00842EE7">
        <w:rPr>
          <w:rFonts w:ascii="Times New Roman" w:hAnsi="Times New Roman"/>
          <w:lang w:eastAsia="x-none"/>
        </w:rPr>
        <w:t xml:space="preserve"> regardless of missingness, displayed </w:t>
      </w:r>
      <w:r w:rsidR="00866A60">
        <w:rPr>
          <w:rFonts w:ascii="Times New Roman" w:hAnsi="Times New Roman"/>
          <w:lang w:eastAsia="x-none"/>
        </w:rPr>
        <w:t>the least</w:t>
      </w:r>
      <w:r w:rsidR="00842EE7">
        <w:rPr>
          <w:rFonts w:ascii="Times New Roman" w:hAnsi="Times New Roman"/>
          <w:lang w:eastAsia="x-none"/>
        </w:rPr>
        <w:t xml:space="preserve"> bias</w:t>
      </w:r>
      <w:r w:rsidR="00866A60">
        <w:rPr>
          <w:rFonts w:ascii="Times New Roman" w:hAnsi="Times New Roman"/>
          <w:lang w:eastAsia="x-none"/>
        </w:rPr>
        <w:t xml:space="preserve"> on average</w:t>
      </w:r>
      <w:r w:rsidR="00842EE7">
        <w:rPr>
          <w:rFonts w:ascii="Times New Roman" w:hAnsi="Times New Roman"/>
          <w:lang w:eastAsia="x-none"/>
        </w:rPr>
        <w:t xml:space="preserve"> (Fig. 1A).</w:t>
      </w:r>
      <w:r w:rsidR="007227E6">
        <w:rPr>
          <w:rFonts w:ascii="Times New Roman" w:hAnsi="Times New Roman"/>
          <w:lang w:eastAsia="x-none"/>
        </w:rPr>
        <w:t xml:space="preserve"> </w:t>
      </w:r>
      <w:r w:rsidR="00236C16">
        <w:rPr>
          <w:rFonts w:ascii="Times New Roman" w:hAnsi="Times New Roman"/>
          <w:lang w:eastAsia="x-none"/>
        </w:rPr>
        <w:t xml:space="preserve">The degree of bias across conditions in the </w:t>
      </w:r>
      <w:del w:id="429" w:author="Shinichi Nakagawa" w:date="2022-02-15T06:28:00Z">
        <w:r w:rsidR="00236C16" w:rsidDel="004A6809">
          <w:rPr>
            <w:rFonts w:ascii="Times New Roman" w:hAnsi="Times New Roman"/>
            <w:lang w:eastAsia="x-none"/>
          </w:rPr>
          <w:delText xml:space="preserve">complete </w:delText>
        </w:r>
      </w:del>
      <w:ins w:id="430" w:author="Shinichi Nakagawa" w:date="2022-02-15T06:28:00Z">
        <w:r w:rsidR="004A6809">
          <w:rPr>
            <w:rFonts w:ascii="Times New Roman" w:hAnsi="Times New Roman"/>
            <w:lang w:eastAsia="x-none"/>
          </w:rPr>
          <w:t xml:space="preserve">full </w:t>
        </w:r>
      </w:ins>
      <w:r w:rsidR="00236C16">
        <w:rPr>
          <w:rFonts w:ascii="Times New Roman" w:hAnsi="Times New Roman"/>
          <w:lang w:eastAsia="x-none"/>
        </w:rPr>
        <w:t>data analysis</w:t>
      </w:r>
      <w:r w:rsidR="00D77DB3">
        <w:rPr>
          <w:rFonts w:ascii="Times New Roman" w:hAnsi="Times New Roman"/>
          <w:lang w:eastAsia="x-none"/>
        </w:rPr>
        <w:t xml:space="preserve"> correlated very strongly with bias</w:t>
      </w:r>
      <w:r w:rsidR="00236C16">
        <w:rPr>
          <w:rFonts w:ascii="Times New Roman" w:hAnsi="Times New Roman"/>
          <w:lang w:eastAsia="x-none"/>
        </w:rPr>
        <w:t xml:space="preserve"> </w:t>
      </w:r>
      <w:r w:rsidR="00D77DB3">
        <w:rPr>
          <w:rFonts w:ascii="Times New Roman" w:hAnsi="Times New Roman"/>
          <w:lang w:eastAsia="x-none"/>
        </w:rPr>
        <w:t>using</w:t>
      </w:r>
      <w:r w:rsidR="00236C16">
        <w:rPr>
          <w:rFonts w:ascii="Times New Roman" w:hAnsi="Times New Roman"/>
          <w:lang w:eastAsia="x-none"/>
        </w:rPr>
        <w:t xml:space="preserve"> </w:t>
      </w:r>
      <w:ins w:id="431" w:author="Shinichi Nakagawa" w:date="2022-02-13T11:21:00Z">
        <w:r w:rsidR="00407E06">
          <w:rPr>
            <w:rFonts w:ascii="Times New Roman" w:hAnsi="Times New Roman"/>
            <w:lang w:eastAsia="x-none"/>
          </w:rPr>
          <w:t>M</w:t>
        </w:r>
      </w:ins>
      <w:commentRangeStart w:id="432"/>
      <w:del w:id="433" w:author="Shinichi Nakagawa" w:date="2022-02-13T11:21:00Z">
        <w:r w:rsidR="00236C16" w:rsidDel="00407E06">
          <w:rPr>
            <w:rFonts w:ascii="Times New Roman" w:hAnsi="Times New Roman"/>
            <w:lang w:eastAsia="x-none"/>
          </w:rPr>
          <w:delText>m</w:delText>
        </w:r>
      </w:del>
      <w:r w:rsidR="00236C16">
        <w:rPr>
          <w:rFonts w:ascii="Times New Roman" w:hAnsi="Times New Roman"/>
          <w:lang w:eastAsia="x-none"/>
        </w:rPr>
        <w:t>ethod</w:t>
      </w:r>
      <w:del w:id="434" w:author="Shinichi Nakagawa" w:date="2022-02-13T11:21:00Z">
        <w:r w:rsidR="00236C16" w:rsidDel="00407E06">
          <w:rPr>
            <w:rFonts w:ascii="Times New Roman" w:hAnsi="Times New Roman"/>
            <w:lang w:eastAsia="x-none"/>
          </w:rPr>
          <w:delText>s</w:delText>
        </w:r>
      </w:del>
      <w:r w:rsidR="00236C16">
        <w:rPr>
          <w:rFonts w:ascii="Times New Roman" w:hAnsi="Times New Roman"/>
          <w:lang w:eastAsia="x-none"/>
        </w:rPr>
        <w:t xml:space="preserve"> 1</w:t>
      </w:r>
      <w:ins w:id="435" w:author="Shinichi Nakagawa" w:date="2022-02-13T11:21:00Z">
        <w:r w:rsidR="00407E06">
          <w:rPr>
            <w:rFonts w:ascii="Times New Roman" w:hAnsi="Times New Roman"/>
            <w:lang w:eastAsia="x-none"/>
          </w:rPr>
          <w:t>A</w:t>
        </w:r>
      </w:ins>
      <w:del w:id="436" w:author="Shinichi Nakagawa" w:date="2022-02-13T11:21:00Z">
        <w:r w:rsidR="00236C16" w:rsidDel="00407E06">
          <w:rPr>
            <w:rFonts w:ascii="Times New Roman" w:hAnsi="Times New Roman"/>
            <w:lang w:eastAsia="x-none"/>
          </w:rPr>
          <w:delText>.1</w:delText>
        </w:r>
      </w:del>
      <w:r w:rsidR="00236C16">
        <w:rPr>
          <w:rFonts w:ascii="Times New Roman" w:hAnsi="Times New Roman"/>
          <w:lang w:eastAsia="x-none"/>
        </w:rPr>
        <w:t xml:space="preserve"> and 3</w:t>
      </w:r>
      <w:commentRangeEnd w:id="432"/>
      <w:r w:rsidR="00577040">
        <w:rPr>
          <w:rStyle w:val="CommentReference"/>
        </w:rPr>
        <w:commentReference w:id="432"/>
      </w:r>
      <w:r w:rsidR="00D77DB3">
        <w:rPr>
          <w:rFonts w:ascii="Times New Roman" w:hAnsi="Times New Roman"/>
          <w:lang w:eastAsia="x-none"/>
        </w:rPr>
        <w:t xml:space="preserve">, while bias in </w:t>
      </w:r>
      <w:del w:id="437" w:author="Shinichi Nakagawa" w:date="2022-02-13T11:21:00Z">
        <w:r w:rsidR="00D77DB3" w:rsidDel="00407E06">
          <w:rPr>
            <w:rFonts w:ascii="Times New Roman" w:hAnsi="Times New Roman"/>
            <w:lang w:eastAsia="x-none"/>
          </w:rPr>
          <w:delText xml:space="preserve">methods </w:delText>
        </w:r>
      </w:del>
      <w:ins w:id="438" w:author="Shinichi Nakagawa" w:date="2022-02-13T11:21:00Z">
        <w:r w:rsidR="00407E06">
          <w:rPr>
            <w:rFonts w:ascii="Times New Roman" w:hAnsi="Times New Roman"/>
            <w:lang w:eastAsia="x-none"/>
          </w:rPr>
          <w:t xml:space="preserve">Method </w:t>
        </w:r>
      </w:ins>
      <w:r w:rsidR="00D77DB3">
        <w:rPr>
          <w:rFonts w:ascii="Times New Roman" w:hAnsi="Times New Roman"/>
          <w:lang w:eastAsia="x-none"/>
        </w:rPr>
        <w:t>1</w:t>
      </w:r>
      <w:ins w:id="439" w:author="Shinichi Nakagawa" w:date="2022-02-13T11:21:00Z">
        <w:r w:rsidR="00407E06">
          <w:rPr>
            <w:rFonts w:ascii="Times New Roman" w:hAnsi="Times New Roman"/>
            <w:lang w:eastAsia="x-none"/>
          </w:rPr>
          <w:t>B</w:t>
        </w:r>
      </w:ins>
      <w:del w:id="440" w:author="Shinichi Nakagawa" w:date="2022-02-13T11:21:00Z">
        <w:r w:rsidR="00D77DB3" w:rsidDel="00407E06">
          <w:rPr>
            <w:rFonts w:ascii="Times New Roman" w:hAnsi="Times New Roman"/>
            <w:lang w:eastAsia="x-none"/>
          </w:rPr>
          <w:delText>.2</w:delText>
        </w:r>
      </w:del>
      <w:r w:rsidR="00D77DB3">
        <w:rPr>
          <w:rFonts w:ascii="Times New Roman" w:hAnsi="Times New Roman"/>
          <w:lang w:eastAsia="x-none"/>
        </w:rPr>
        <w:t xml:space="preserve"> and 2 correlated strongly (Fig 1B).</w:t>
      </w:r>
      <w:r w:rsidR="00866A60">
        <w:rPr>
          <w:rFonts w:ascii="Times New Roman" w:hAnsi="Times New Roman"/>
          <w:lang w:eastAsia="x-none"/>
        </w:rPr>
        <w:t xml:space="preserve"> This suggests that the methods fall in to two classes that perform similarly across </w:t>
      </w:r>
      <w:r w:rsidR="000C4D96">
        <w:rPr>
          <w:rFonts w:ascii="Times New Roman" w:hAnsi="Times New Roman"/>
          <w:lang w:eastAsia="x-none"/>
        </w:rPr>
        <w:t>situations:</w:t>
      </w:r>
      <w:r w:rsidR="00866A60">
        <w:rPr>
          <w:rFonts w:ascii="Times New Roman" w:hAnsi="Times New Roman"/>
          <w:lang w:eastAsia="x-none"/>
        </w:rPr>
        <w:t xml:space="preserve"> </w:t>
      </w:r>
      <w:del w:id="441" w:author="Shinichi Nakagawa" w:date="2022-02-13T11:52:00Z">
        <w:r w:rsidR="00866A60" w:rsidDel="007D2BFD">
          <w:rPr>
            <w:rFonts w:ascii="Times New Roman" w:hAnsi="Times New Roman"/>
            <w:lang w:eastAsia="x-none"/>
          </w:rPr>
          <w:delText xml:space="preserve">method </w:delText>
        </w:r>
      </w:del>
      <w:ins w:id="442"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43" w:author="Shinichi Nakagawa" w:date="2022-02-13T11:52:00Z">
        <w:r w:rsidR="007D2BFD">
          <w:rPr>
            <w:rFonts w:ascii="Times New Roman" w:hAnsi="Times New Roman"/>
            <w:lang w:eastAsia="x-none"/>
          </w:rPr>
          <w:t>A</w:t>
        </w:r>
      </w:ins>
      <w:del w:id="444" w:author="Shinichi Nakagawa" w:date="2022-02-13T11:52:00Z">
        <w:r w:rsidR="00866A60" w:rsidDel="007D2BFD">
          <w:rPr>
            <w:rFonts w:ascii="Times New Roman" w:hAnsi="Times New Roman"/>
            <w:lang w:eastAsia="x-none"/>
          </w:rPr>
          <w:delText>.1</w:delText>
        </w:r>
      </w:del>
      <w:r w:rsidR="00866A60">
        <w:rPr>
          <w:rFonts w:ascii="Times New Roman" w:hAnsi="Times New Roman"/>
          <w:lang w:eastAsia="x-none"/>
        </w:rPr>
        <w:t xml:space="preserve"> with </w:t>
      </w:r>
      <w:del w:id="445" w:author="Shinichi Nakagawa" w:date="2022-02-13T11:52:00Z">
        <w:r w:rsidR="00866A60" w:rsidDel="007D2BFD">
          <w:rPr>
            <w:rFonts w:ascii="Times New Roman" w:hAnsi="Times New Roman"/>
            <w:lang w:eastAsia="x-none"/>
          </w:rPr>
          <w:delText xml:space="preserve">method </w:delText>
        </w:r>
      </w:del>
      <w:ins w:id="446"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 xml:space="preserve">3, and </w:t>
      </w:r>
      <w:del w:id="447" w:author="Shinichi Nakagawa" w:date="2022-02-13T11:52:00Z">
        <w:r w:rsidR="00866A60" w:rsidDel="007D2BFD">
          <w:rPr>
            <w:rFonts w:ascii="Times New Roman" w:hAnsi="Times New Roman"/>
            <w:lang w:eastAsia="x-none"/>
          </w:rPr>
          <w:delText xml:space="preserve">method </w:delText>
        </w:r>
      </w:del>
      <w:ins w:id="448"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49" w:author="Shinichi Nakagawa" w:date="2022-02-13T11:52:00Z">
        <w:r w:rsidR="007D2BFD">
          <w:rPr>
            <w:rFonts w:ascii="Times New Roman" w:hAnsi="Times New Roman"/>
            <w:lang w:eastAsia="x-none"/>
          </w:rPr>
          <w:t>B</w:t>
        </w:r>
      </w:ins>
      <w:del w:id="450" w:author="Shinichi Nakagawa" w:date="2022-02-13T11:52:00Z">
        <w:r w:rsidR="00866A60" w:rsidDel="007D2BFD">
          <w:rPr>
            <w:rFonts w:ascii="Times New Roman" w:hAnsi="Times New Roman"/>
            <w:lang w:eastAsia="x-none"/>
          </w:rPr>
          <w:delText>.2</w:delText>
        </w:r>
      </w:del>
      <w:r w:rsidR="00866A60">
        <w:rPr>
          <w:rFonts w:ascii="Times New Roman" w:hAnsi="Times New Roman"/>
          <w:lang w:eastAsia="x-none"/>
        </w:rPr>
        <w:t xml:space="preserve"> with </w:t>
      </w:r>
      <w:del w:id="451" w:author="Shinichi Nakagawa" w:date="2022-02-13T11:52:00Z">
        <w:r w:rsidR="00866A60" w:rsidDel="007D2BFD">
          <w:rPr>
            <w:rFonts w:ascii="Times New Roman" w:hAnsi="Times New Roman"/>
            <w:lang w:eastAsia="x-none"/>
          </w:rPr>
          <w:delText xml:space="preserve">method </w:delText>
        </w:r>
      </w:del>
      <w:ins w:id="452"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2.</w:t>
      </w:r>
      <w:r w:rsidR="00236C16">
        <w:rPr>
          <w:rFonts w:ascii="Times New Roman" w:hAnsi="Times New Roman"/>
          <w:lang w:eastAsia="x-none"/>
        </w:rPr>
        <w:t xml:space="preserve"> </w:t>
      </w:r>
      <w:r w:rsidR="00020F5A">
        <w:rPr>
          <w:rFonts w:ascii="Times New Roman" w:hAnsi="Times New Roman"/>
          <w:lang w:eastAsia="x-none"/>
        </w:rPr>
        <w:t xml:space="preserve">Contrasting methods </w:t>
      </w:r>
      <w:ins w:id="453" w:author="Shinichi Nakagawa" w:date="2022-02-13T11:52:00Z">
        <w:r w:rsidR="007D2BFD">
          <w:rPr>
            <w:rFonts w:ascii="Times New Roman" w:hAnsi="Times New Roman"/>
            <w:lang w:eastAsia="x-none"/>
          </w:rPr>
          <w:t>1A</w:t>
        </w:r>
      </w:ins>
      <w:del w:id="454" w:author="Shinichi Nakagawa" w:date="2022-02-13T11:52:00Z">
        <w:r w:rsidR="00020F5A" w:rsidDel="007D2BFD">
          <w:rPr>
            <w:rFonts w:ascii="Times New Roman" w:hAnsi="Times New Roman"/>
            <w:lang w:eastAsia="x-none"/>
          </w:rPr>
          <w:delText>1.1</w:delText>
        </w:r>
      </w:del>
      <w:r w:rsidR="00020F5A">
        <w:rPr>
          <w:rFonts w:ascii="Times New Roman" w:hAnsi="Times New Roman"/>
          <w:lang w:eastAsia="x-none"/>
        </w:rPr>
        <w:t xml:space="preserve"> and 1</w:t>
      </w:r>
      <w:ins w:id="455" w:author="Shinichi Nakagawa" w:date="2022-02-13T11:52:00Z">
        <w:r w:rsidR="007D2BFD">
          <w:rPr>
            <w:rFonts w:ascii="Times New Roman" w:hAnsi="Times New Roman"/>
            <w:lang w:eastAsia="x-none"/>
          </w:rPr>
          <w:t>B</w:t>
        </w:r>
      </w:ins>
      <w:del w:id="456" w:author="Shinichi Nakagawa" w:date="2022-02-13T11:52:00Z">
        <w:r w:rsidR="00020F5A" w:rsidDel="007D2BFD">
          <w:rPr>
            <w:rFonts w:ascii="Times New Roman" w:hAnsi="Times New Roman"/>
            <w:lang w:eastAsia="x-none"/>
          </w:rPr>
          <w:delText>.2</w:delText>
        </w:r>
      </w:del>
      <w:r w:rsidR="00020F5A">
        <w:rPr>
          <w:rFonts w:ascii="Times New Roman" w:hAnsi="Times New Roman"/>
          <w:lang w:eastAsia="x-none"/>
        </w:rPr>
        <w:t xml:space="preserve"> directly, in almost all cases the absolute level of bias in </w:t>
      </w:r>
      <w:del w:id="457" w:author="Shinichi Nakagawa" w:date="2022-02-13T12:15:00Z">
        <w:r w:rsidR="00020F5A" w:rsidDel="006D1689">
          <w:rPr>
            <w:rFonts w:ascii="Times New Roman" w:hAnsi="Times New Roman"/>
            <w:lang w:eastAsia="x-none"/>
          </w:rPr>
          <w:delText xml:space="preserve">method </w:delText>
        </w:r>
      </w:del>
      <w:ins w:id="458" w:author="Shinichi Nakagawa" w:date="2022-02-13T12:15:00Z">
        <w:r w:rsidR="006D1689">
          <w:rPr>
            <w:rFonts w:ascii="Times New Roman" w:hAnsi="Times New Roman"/>
            <w:lang w:eastAsia="x-none"/>
          </w:rPr>
          <w:t xml:space="preserve">Method </w:t>
        </w:r>
      </w:ins>
      <w:r w:rsidR="00020F5A">
        <w:rPr>
          <w:rFonts w:ascii="Times New Roman" w:hAnsi="Times New Roman"/>
          <w:lang w:eastAsia="x-none"/>
        </w:rPr>
        <w:t>1</w:t>
      </w:r>
      <w:ins w:id="459" w:author="Shinichi Nakagawa" w:date="2022-02-13T12:16:00Z">
        <w:r w:rsidR="006D1689">
          <w:rPr>
            <w:rFonts w:ascii="Times New Roman" w:hAnsi="Times New Roman"/>
            <w:lang w:eastAsia="x-none"/>
          </w:rPr>
          <w:t>A</w:t>
        </w:r>
      </w:ins>
      <w:del w:id="460"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xml:space="preserve"> was higher than that for method 1</w:t>
      </w:r>
      <w:ins w:id="461" w:author="Shinichi Nakagawa" w:date="2022-02-13T12:16:00Z">
        <w:r w:rsidR="006D1689">
          <w:rPr>
            <w:rFonts w:ascii="Times New Roman" w:hAnsi="Times New Roman"/>
            <w:lang w:eastAsia="x-none"/>
          </w:rPr>
          <w:t>B</w:t>
        </w:r>
      </w:ins>
      <w:del w:id="462"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(Fig. 1C). </w:t>
      </w:r>
      <w:ins w:id="463" w:author="Shinichi Nakagawa" w:date="2022-02-13T12:16:00Z">
        <w:r w:rsidR="006D1689">
          <w:rPr>
            <w:rFonts w:ascii="Times New Roman" w:hAnsi="Times New Roman"/>
            <w:lang w:eastAsia="x-none"/>
          </w:rPr>
          <w:t>Further w</w:t>
        </w:r>
      </w:ins>
      <w:del w:id="464" w:author="Shinichi Nakagawa" w:date="2022-02-13T12:16:00Z">
        <w:r w:rsidR="00020F5A" w:rsidDel="006D1689">
          <w:rPr>
            <w:rFonts w:ascii="Times New Roman" w:hAnsi="Times New Roman"/>
            <w:lang w:eastAsia="x-none"/>
          </w:rPr>
          <w:delText>And</w:delText>
        </w:r>
        <w:r w:rsidR="007E797D" w:rsidDel="006D1689">
          <w:rPr>
            <w:rFonts w:ascii="Times New Roman" w:hAnsi="Times New Roman"/>
            <w:lang w:eastAsia="x-none"/>
          </w:rPr>
          <w:delText>, w</w:delText>
        </w:r>
      </w:del>
      <w:r w:rsidR="007E797D">
        <w:rPr>
          <w:rFonts w:ascii="Times New Roman" w:hAnsi="Times New Roman"/>
          <w:lang w:eastAsia="x-none"/>
        </w:rPr>
        <w:t>here</w:t>
      </w:r>
      <w:r w:rsidR="00020F5A">
        <w:rPr>
          <w:rFonts w:ascii="Times New Roman" w:hAnsi="Times New Roman"/>
          <w:lang w:eastAsia="x-none"/>
        </w:rPr>
        <w:t xml:space="preserve"> </w:t>
      </w:r>
      <w:del w:id="465" w:author="Shinichi Nakagawa" w:date="2022-02-13T12:16:00Z">
        <w:r w:rsidR="00020F5A" w:rsidDel="006D1689">
          <w:rPr>
            <w:rFonts w:ascii="Times New Roman" w:hAnsi="Times New Roman"/>
            <w:lang w:eastAsia="x-none"/>
          </w:rPr>
          <w:delText xml:space="preserve">method </w:delText>
        </w:r>
      </w:del>
      <w:ins w:id="466" w:author="Shinichi Nakagawa" w:date="2022-02-13T12:16:00Z">
        <w:r w:rsidR="006D1689">
          <w:rPr>
            <w:rFonts w:ascii="Times New Roman" w:hAnsi="Times New Roman"/>
            <w:lang w:eastAsia="x-none"/>
          </w:rPr>
          <w:t xml:space="preserve">Method </w:t>
        </w:r>
      </w:ins>
      <w:r w:rsidR="00020F5A">
        <w:rPr>
          <w:rFonts w:ascii="Times New Roman" w:hAnsi="Times New Roman"/>
          <w:lang w:eastAsia="x-none"/>
        </w:rPr>
        <w:t>1</w:t>
      </w:r>
      <w:ins w:id="467" w:author="Shinichi Nakagawa" w:date="2022-02-13T12:16:00Z">
        <w:r w:rsidR="006D1689">
          <w:rPr>
            <w:rFonts w:ascii="Times New Roman" w:hAnsi="Times New Roman"/>
            <w:lang w:eastAsia="x-none"/>
          </w:rPr>
          <w:t>B</w:t>
        </w:r>
      </w:ins>
      <w:del w:id="468"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had high</w:t>
      </w:r>
      <w:r w:rsidR="007E797D">
        <w:rPr>
          <w:rFonts w:ascii="Times New Roman" w:hAnsi="Times New Roman"/>
          <w:lang w:eastAsia="x-none"/>
        </w:rPr>
        <w:t>er</w:t>
      </w:r>
      <w:r w:rsidR="00020F5A">
        <w:rPr>
          <w:rFonts w:ascii="Times New Roman" w:hAnsi="Times New Roman"/>
          <w:lang w:eastAsia="x-none"/>
        </w:rPr>
        <w:t xml:space="preserve"> bias </w:t>
      </w:r>
      <w:r w:rsidR="00866A60">
        <w:rPr>
          <w:rFonts w:ascii="Times New Roman" w:hAnsi="Times New Roman"/>
          <w:lang w:eastAsia="x-none"/>
        </w:rPr>
        <w:t>than</w:t>
      </w:r>
      <w:r w:rsidR="00020F5A">
        <w:rPr>
          <w:rFonts w:ascii="Times New Roman" w:hAnsi="Times New Roman"/>
          <w:lang w:eastAsia="x-none"/>
        </w:rPr>
        <w:t xml:space="preserve"> method 1</w:t>
      </w:r>
      <w:ins w:id="469" w:author="Shinichi Nakagawa" w:date="2022-02-13T12:16:00Z">
        <w:r w:rsidR="006D1689">
          <w:rPr>
            <w:rFonts w:ascii="Times New Roman" w:hAnsi="Times New Roman"/>
            <w:lang w:eastAsia="x-none"/>
          </w:rPr>
          <w:t>A</w:t>
        </w:r>
      </w:ins>
      <w:del w:id="470"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this difference was small (Fig. 1C)</w:t>
      </w:r>
      <w:r w:rsidR="007E797D">
        <w:rPr>
          <w:rFonts w:ascii="Times New Roman" w:hAnsi="Times New Roman"/>
          <w:lang w:eastAsia="x-none"/>
        </w:rPr>
        <w:t>.</w:t>
      </w:r>
      <w:r w:rsidR="00277F98">
        <w:rPr>
          <w:rFonts w:ascii="Times New Roman" w:hAnsi="Times New Roman"/>
          <w:lang w:eastAsia="x-none"/>
        </w:rPr>
        <w:t xml:space="preserve"> Although </w:t>
      </w:r>
      <w:del w:id="471" w:author="Shinichi Nakagawa" w:date="2022-02-13T12:16:00Z">
        <w:r w:rsidR="00277F98" w:rsidDel="006D1689">
          <w:rPr>
            <w:rFonts w:ascii="Times New Roman" w:hAnsi="Times New Roman"/>
            <w:lang w:eastAsia="x-none"/>
          </w:rPr>
          <w:delText xml:space="preserve">methods </w:delText>
        </w:r>
      </w:del>
      <w:ins w:id="472" w:author="Shinichi Nakagawa" w:date="2022-02-13T12:16:00Z">
        <w:r w:rsidR="006D1689">
          <w:rPr>
            <w:rFonts w:ascii="Times New Roman" w:hAnsi="Times New Roman"/>
            <w:lang w:eastAsia="x-none"/>
          </w:rPr>
          <w:t xml:space="preserve">Method </w:t>
        </w:r>
      </w:ins>
      <w:r w:rsidR="00277F98">
        <w:rPr>
          <w:rFonts w:ascii="Times New Roman" w:hAnsi="Times New Roman"/>
          <w:lang w:eastAsia="x-none"/>
        </w:rPr>
        <w:t>1</w:t>
      </w:r>
      <w:ins w:id="473" w:author="Shinichi Nakagawa" w:date="2022-02-13T12:16:00Z">
        <w:r w:rsidR="006D1689">
          <w:rPr>
            <w:rFonts w:ascii="Times New Roman" w:hAnsi="Times New Roman"/>
            <w:lang w:eastAsia="x-none"/>
          </w:rPr>
          <w:t>B</w:t>
        </w:r>
      </w:ins>
      <w:del w:id="474" w:author="Shinichi Nakagawa" w:date="2022-02-13T12:16:00Z">
        <w:r w:rsidR="00277F98" w:rsidDel="006D1689">
          <w:rPr>
            <w:rFonts w:ascii="Times New Roman" w:hAnsi="Times New Roman"/>
            <w:lang w:eastAsia="x-none"/>
          </w:rPr>
          <w:delText>.2</w:delText>
        </w:r>
      </w:del>
      <w:r w:rsidR="00277F98">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Pr>
          <w:rFonts w:ascii="Times New Roman" w:hAnsi="Times New Roman"/>
          <w:lang w:eastAsia="x-none"/>
        </w:rPr>
        <w:t>among the individual replicates</w:t>
      </w:r>
      <w:r w:rsidR="00277F98">
        <w:rPr>
          <w:rFonts w:ascii="Times New Roman" w:hAnsi="Times New Roman"/>
          <w:lang w:eastAsia="x-none"/>
        </w:rPr>
        <w:t xml:space="preserve"> under each simulated condition as a function of the different methods. </w:t>
      </w:r>
      <w:r w:rsidR="000C4D96">
        <w:rPr>
          <w:rFonts w:ascii="Times New Roman" w:hAnsi="Times New Roman"/>
          <w:lang w:eastAsia="x-none"/>
        </w:rPr>
        <w:t>L</w:t>
      </w:r>
      <w:r w:rsidR="00B75E48">
        <w:rPr>
          <w:rFonts w:ascii="Times New Roman" w:hAnsi="Times New Roman"/>
          <w:lang w:eastAsia="x-none"/>
        </w:rPr>
        <w:t xml:space="preserve">arge ranges in bias occurred when the SDs among different studies </w:t>
      </w:r>
      <w:del w:id="475" w:author="Alistair Senior" w:date="2022-02-14T09:57:00Z">
        <w:r w:rsidR="00B75E48" w:rsidDel="000C48B1">
          <w:rPr>
            <w:rFonts w:ascii="Times New Roman" w:hAnsi="Times New Roman"/>
            <w:lang w:eastAsia="x-none"/>
          </w:rPr>
          <w:delText xml:space="preserve">was </w:delText>
        </w:r>
      </w:del>
      <w:ins w:id="476" w:author="Alistair Senior" w:date="2022-02-14T09:57:00Z">
        <w:r w:rsidR="000C48B1">
          <w:rPr>
            <w:rFonts w:ascii="Times New Roman" w:hAnsi="Times New Roman"/>
            <w:lang w:eastAsia="x-none"/>
          </w:rPr>
          <w:t xml:space="preserve">were </w:t>
        </w:r>
      </w:ins>
      <w:commentRangeStart w:id="477"/>
      <w:r w:rsidR="00E81407">
        <w:rPr>
          <w:rFonts w:ascii="Times New Roman" w:hAnsi="Times New Roman"/>
          <w:lang w:eastAsia="x-none"/>
        </w:rPr>
        <w:t>very heterogeneous</w:t>
      </w:r>
      <w:commentRangeEnd w:id="477"/>
      <w:r w:rsidR="00E81407">
        <w:rPr>
          <w:rStyle w:val="CommentReference"/>
        </w:rPr>
        <w:commentReference w:id="477"/>
      </w:r>
      <w:r w:rsidR="00B75E48">
        <w:rPr>
          <w:rFonts w:ascii="Times New Roman" w:hAnsi="Times New Roman"/>
          <w:lang w:eastAsia="x-none"/>
        </w:rPr>
        <w:t>, and the individual studies themselves had low sample size (Fig. 1E)</w:t>
      </w:r>
      <w:r w:rsidR="004D0F86">
        <w:rPr>
          <w:rFonts w:ascii="Times New Roman" w:hAnsi="Times New Roman"/>
          <w:lang w:eastAsia="x-none"/>
        </w:rPr>
        <w:t>.</w:t>
      </w:r>
    </w:p>
    <w:p w14:paraId="4B4811AC" w14:textId="1DB6D02F" w:rsidR="00832660" w:rsidRDefault="00832660" w:rsidP="00163C47">
      <w:pPr>
        <w:spacing w:line="480" w:lineRule="auto"/>
        <w:contextualSpacing/>
        <w:rPr>
          <w:rFonts w:ascii="Times New Roman" w:hAnsi="Times New Roman"/>
          <w:lang w:eastAsia="x-none"/>
        </w:rPr>
      </w:pPr>
    </w:p>
    <w:p w14:paraId="095D50CD" w14:textId="585A4461" w:rsidR="00760BAB" w:rsidRDefault="003A1373" w:rsidP="00163C47">
      <w:pPr>
        <w:spacing w:line="480" w:lineRule="auto"/>
        <w:contextualSpacing/>
        <w:rPr>
          <w:rFonts w:ascii="Times New Roman" w:hAnsi="Times New Roman"/>
          <w:lang w:eastAsia="x-none"/>
        </w:rPr>
      </w:pPr>
      <w:r>
        <w:rPr>
          <w:rFonts w:ascii="Times New Roman" w:hAnsi="Times New Roman"/>
          <w:lang w:eastAsia="x-none"/>
        </w:rPr>
        <w:t xml:space="preserve">All methods for handling missing data, and the </w:t>
      </w:r>
      <w:del w:id="478" w:author="Shinichi Nakagawa" w:date="2022-02-15T06:28:00Z">
        <w:r w:rsidDel="00B4322B">
          <w:rPr>
            <w:rFonts w:ascii="Times New Roman" w:hAnsi="Times New Roman"/>
            <w:lang w:eastAsia="x-none"/>
          </w:rPr>
          <w:delText xml:space="preserve">complete </w:delText>
        </w:r>
      </w:del>
      <w:ins w:id="479"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analyses, could produce 95% CIs that were too narrow, or too wide under different scenarios (Fig. 2A). The </w:t>
      </w:r>
      <w:del w:id="480" w:author="Shinichi Nakagawa" w:date="2022-02-15T06:28:00Z">
        <w:r w:rsidDel="00B4322B">
          <w:rPr>
            <w:rFonts w:ascii="Times New Roman" w:hAnsi="Times New Roman"/>
            <w:lang w:eastAsia="x-none"/>
          </w:rPr>
          <w:delText xml:space="preserve">complete </w:delText>
        </w:r>
      </w:del>
      <w:ins w:id="481"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and </w:t>
      </w:r>
      <w:del w:id="482" w:author="Shinichi Nakagawa" w:date="2022-02-13T12:17:00Z">
        <w:r w:rsidDel="006D1689">
          <w:rPr>
            <w:rFonts w:ascii="Times New Roman" w:hAnsi="Times New Roman"/>
            <w:lang w:eastAsia="x-none"/>
          </w:rPr>
          <w:delText xml:space="preserve">methods </w:delText>
        </w:r>
      </w:del>
      <w:ins w:id="483" w:author="Shinichi Nakagawa" w:date="2022-02-13T12:17:00Z">
        <w:r w:rsidR="006D1689">
          <w:rPr>
            <w:rFonts w:ascii="Times New Roman" w:hAnsi="Times New Roman"/>
            <w:lang w:eastAsia="x-none"/>
          </w:rPr>
          <w:t>Method</w:t>
        </w:r>
      </w:ins>
      <w:ins w:id="484" w:author="Alistair Senior" w:date="2022-02-14T09:58:00Z">
        <w:r w:rsidR="000C48B1">
          <w:rPr>
            <w:rFonts w:ascii="Times New Roman" w:hAnsi="Times New Roman"/>
            <w:lang w:eastAsia="x-none"/>
          </w:rPr>
          <w:t>s</w:t>
        </w:r>
      </w:ins>
      <w:ins w:id="485" w:author="Shinichi Nakagawa" w:date="2022-02-13T12:17:00Z">
        <w:r w:rsidR="006D1689">
          <w:rPr>
            <w:rFonts w:ascii="Times New Roman" w:hAnsi="Times New Roman"/>
            <w:lang w:eastAsia="x-none"/>
          </w:rPr>
          <w:t xml:space="preserve"> </w:t>
        </w:r>
      </w:ins>
      <w:r>
        <w:rPr>
          <w:rFonts w:ascii="Times New Roman" w:hAnsi="Times New Roman"/>
          <w:lang w:eastAsia="x-none"/>
        </w:rPr>
        <w:t>1</w:t>
      </w:r>
      <w:ins w:id="486" w:author="Shinichi Nakagawa" w:date="2022-02-13T12:17:00Z">
        <w:r w:rsidR="006D1689">
          <w:rPr>
            <w:rFonts w:ascii="Times New Roman" w:hAnsi="Times New Roman"/>
            <w:lang w:eastAsia="x-none"/>
          </w:rPr>
          <w:t>A</w:t>
        </w:r>
      </w:ins>
      <w:del w:id="487" w:author="Shinichi Nakagawa" w:date="2022-02-13T12:17:00Z">
        <w:r w:rsidDel="006D1689">
          <w:rPr>
            <w:rFonts w:ascii="Times New Roman" w:hAnsi="Times New Roman"/>
            <w:lang w:eastAsia="x-none"/>
          </w:rPr>
          <w:delText>.1</w:delText>
        </w:r>
      </w:del>
      <w:r>
        <w:rPr>
          <w:rFonts w:ascii="Times New Roman" w:hAnsi="Times New Roman"/>
          <w:lang w:eastAsia="x-none"/>
        </w:rPr>
        <w:t xml:space="preserve"> and 3 tended to typically produce C</w:t>
      </w:r>
      <w:r w:rsidR="000C48B1">
        <w:rPr>
          <w:rFonts w:ascii="Times New Roman" w:hAnsi="Times New Roman"/>
          <w:lang w:eastAsia="x-none"/>
        </w:rPr>
        <w:t>i</w:t>
      </w:r>
      <w:r>
        <w:rPr>
          <w:rFonts w:ascii="Times New Roman" w:hAnsi="Times New Roman"/>
          <w:lang w:eastAsia="x-none"/>
        </w:rPr>
        <w:t>s that were slightly too narrow, where</w:t>
      </w:r>
      <w:del w:id="488" w:author="Shinichi Nakagawa" w:date="2022-02-13T12:11:00Z">
        <w:r w:rsidDel="00D86FE6">
          <w:rPr>
            <w:rFonts w:ascii="Times New Roman" w:hAnsi="Times New Roman"/>
            <w:lang w:eastAsia="x-none"/>
          </w:rPr>
          <w:delText xml:space="preserve"> </w:delText>
        </w:r>
      </w:del>
      <w:r>
        <w:rPr>
          <w:rFonts w:ascii="Times New Roman" w:hAnsi="Times New Roman"/>
          <w:lang w:eastAsia="x-none"/>
        </w:rPr>
        <w:t>as method 1</w:t>
      </w:r>
      <w:ins w:id="489" w:author="Shinichi Nakagawa" w:date="2022-02-13T12:17:00Z">
        <w:r w:rsidR="006D1689">
          <w:rPr>
            <w:rFonts w:ascii="Times New Roman" w:hAnsi="Times New Roman"/>
            <w:lang w:eastAsia="x-none"/>
          </w:rPr>
          <w:t>B</w:t>
        </w:r>
      </w:ins>
      <w:del w:id="490" w:author="Shinichi Nakagawa" w:date="2022-02-13T12:17:00Z">
        <w:r w:rsidDel="006D1689">
          <w:rPr>
            <w:rFonts w:ascii="Times New Roman" w:hAnsi="Times New Roman"/>
            <w:lang w:eastAsia="x-none"/>
          </w:rPr>
          <w:delText>.2</w:delText>
        </w:r>
      </w:del>
      <w:r>
        <w:rPr>
          <w:rFonts w:ascii="Times New Roman" w:hAnsi="Times New Roman"/>
          <w:lang w:eastAsia="x-none"/>
        </w:rPr>
        <w:t xml:space="preserve"> and 2 were prone to producing wider C</w:t>
      </w:r>
      <w:r w:rsidR="000C48B1">
        <w:rPr>
          <w:rFonts w:ascii="Times New Roman" w:hAnsi="Times New Roman"/>
          <w:lang w:eastAsia="x-none"/>
        </w:rPr>
        <w:t>i</w:t>
      </w:r>
      <w:r>
        <w:rPr>
          <w:rFonts w:ascii="Times New Roman" w:hAnsi="Times New Roman"/>
          <w:lang w:eastAsia="x-none"/>
        </w:rPr>
        <w:t xml:space="preserve">s (Fig 2A). Again, contrasting </w:t>
      </w:r>
      <w:del w:id="491" w:author="Shinichi Nakagawa" w:date="2022-02-13T12:18:00Z">
        <w:r w:rsidDel="006D1689">
          <w:rPr>
            <w:rFonts w:ascii="Times New Roman" w:hAnsi="Times New Roman"/>
            <w:lang w:eastAsia="x-none"/>
          </w:rPr>
          <w:delText xml:space="preserve">methods </w:delText>
        </w:r>
      </w:del>
      <w:ins w:id="492" w:author="Shinichi Nakagawa" w:date="2022-02-13T12:18:00Z">
        <w:r w:rsidR="006D1689">
          <w:rPr>
            <w:rFonts w:ascii="Times New Roman" w:hAnsi="Times New Roman"/>
            <w:lang w:eastAsia="x-none"/>
          </w:rPr>
          <w:t xml:space="preserve">Method </w:t>
        </w:r>
      </w:ins>
      <w:r>
        <w:rPr>
          <w:rFonts w:ascii="Times New Roman" w:hAnsi="Times New Roman"/>
          <w:lang w:eastAsia="x-none"/>
        </w:rPr>
        <w:t>1</w:t>
      </w:r>
      <w:ins w:id="493" w:author="Shinichi Nakagawa" w:date="2022-02-13T12:18:00Z">
        <w:r w:rsidR="006D1689">
          <w:rPr>
            <w:rFonts w:ascii="Times New Roman" w:hAnsi="Times New Roman"/>
            <w:lang w:eastAsia="x-none"/>
          </w:rPr>
          <w:t>A</w:t>
        </w:r>
      </w:ins>
      <w:del w:id="494" w:author="Shinichi Nakagawa" w:date="2022-02-13T12:18:00Z">
        <w:r w:rsidDel="006D1689">
          <w:rPr>
            <w:rFonts w:ascii="Times New Roman" w:hAnsi="Times New Roman"/>
            <w:lang w:eastAsia="x-none"/>
          </w:rPr>
          <w:delText>.1</w:delText>
        </w:r>
      </w:del>
      <w:r>
        <w:rPr>
          <w:rFonts w:ascii="Times New Roman" w:hAnsi="Times New Roman"/>
          <w:lang w:eastAsia="x-none"/>
        </w:rPr>
        <w:t xml:space="preserve"> and 1</w:t>
      </w:r>
      <w:ins w:id="495" w:author="Shinichi Nakagawa" w:date="2022-02-13T12:18:00Z">
        <w:r w:rsidR="006D1689">
          <w:rPr>
            <w:rFonts w:ascii="Times New Roman" w:hAnsi="Times New Roman"/>
            <w:lang w:eastAsia="x-none"/>
          </w:rPr>
          <w:t>B,</w:t>
        </w:r>
      </w:ins>
      <w:del w:id="496" w:author="Shinichi Nakagawa" w:date="2022-02-13T12:18:00Z">
        <w:r w:rsidDel="006D1689">
          <w:rPr>
            <w:rFonts w:ascii="Times New Roman" w:hAnsi="Times New Roman"/>
            <w:lang w:eastAsia="x-none"/>
          </w:rPr>
          <w:delText>.2</w:delText>
        </w:r>
      </w:del>
      <w:r>
        <w:rPr>
          <w:rFonts w:ascii="Times New Roman" w:hAnsi="Times New Roman"/>
          <w:lang w:eastAsia="x-none"/>
        </w:rPr>
        <w:t xml:space="preserve"> it is clear what </w:t>
      </w:r>
      <w:ins w:id="497" w:author="Shinichi Nakagawa" w:date="2022-02-13T12:18:00Z">
        <w:r w:rsidR="006D1689">
          <w:rPr>
            <w:rFonts w:ascii="Times New Roman" w:hAnsi="Times New Roman"/>
            <w:lang w:eastAsia="x-none"/>
          </w:rPr>
          <w:t>M</w:t>
        </w:r>
      </w:ins>
      <w:del w:id="498" w:author="Shinichi Nakagawa" w:date="2022-02-13T12:18:00Z">
        <w:r w:rsidDel="006D1689">
          <w:rPr>
            <w:rFonts w:ascii="Times New Roman" w:hAnsi="Times New Roman"/>
            <w:lang w:eastAsia="x-none"/>
          </w:rPr>
          <w:delText>m</w:delText>
        </w:r>
      </w:del>
      <w:r>
        <w:rPr>
          <w:rFonts w:ascii="Times New Roman" w:hAnsi="Times New Roman"/>
          <w:lang w:eastAsia="x-none"/>
        </w:rPr>
        <w:t>ethod 1</w:t>
      </w:r>
      <w:ins w:id="499" w:author="Shinichi Nakagawa" w:date="2022-02-13T12:18:00Z">
        <w:r w:rsidR="006D1689">
          <w:rPr>
            <w:rFonts w:ascii="Times New Roman" w:hAnsi="Times New Roman"/>
            <w:lang w:eastAsia="x-none"/>
          </w:rPr>
          <w:t>B</w:t>
        </w:r>
      </w:ins>
      <w:del w:id="500" w:author="Shinichi Nakagawa" w:date="2022-02-13T12:18:00Z">
        <w:r w:rsidDel="006D1689">
          <w:rPr>
            <w:rFonts w:ascii="Times New Roman" w:hAnsi="Times New Roman"/>
            <w:lang w:eastAsia="x-none"/>
          </w:rPr>
          <w:delText>.2</w:delText>
        </w:r>
      </w:del>
      <w:r>
        <w:rPr>
          <w:rFonts w:ascii="Times New Roman" w:hAnsi="Times New Roman"/>
          <w:lang w:eastAsia="x-none"/>
        </w:rPr>
        <w:t>’s tendency to produce too-wider CI occurs when the total heterogeneity among studies is low (Figs 2B and 2C). However, where total heterogeneity is</w:t>
      </w:r>
      <w:ins w:id="501" w:author="Alistair Senior" w:date="2022-02-14T09:58:00Z">
        <w:r w:rsidR="000C48B1">
          <w:rPr>
            <w:rFonts w:ascii="Times New Roman" w:hAnsi="Times New Roman"/>
            <w:lang w:eastAsia="x-none"/>
          </w:rPr>
          <w:t xml:space="preserve"> high</w:t>
        </w:r>
      </w:ins>
      <w:r>
        <w:rPr>
          <w:rFonts w:ascii="Times New Roman" w:hAnsi="Times New Roman"/>
          <w:lang w:eastAsia="x-none"/>
        </w:rPr>
        <w:t xml:space="preserve"> </w:t>
      </w:r>
      <w:del w:id="502" w:author="Shinichi Nakagawa" w:date="2022-02-13T12:18:00Z">
        <w:r w:rsidDel="006D1689">
          <w:rPr>
            <w:rFonts w:ascii="Times New Roman" w:hAnsi="Times New Roman"/>
            <w:lang w:eastAsia="x-none"/>
          </w:rPr>
          <w:delText>method 1.2</w:delText>
        </w:r>
      </w:del>
      <w:ins w:id="503" w:author="Shinichi Nakagawa" w:date="2022-02-13T12:18:00Z">
        <w:r w:rsidR="006D1689">
          <w:rPr>
            <w:rFonts w:ascii="Times New Roman" w:hAnsi="Times New Roman"/>
            <w:lang w:eastAsia="x-none"/>
          </w:rPr>
          <w:t>Method 1B</w:t>
        </w:r>
      </w:ins>
      <w:r>
        <w:rPr>
          <w:rFonts w:ascii="Times New Roman" w:hAnsi="Times New Roman"/>
          <w:lang w:eastAsia="x-none"/>
        </w:rPr>
        <w:t xml:space="preserve"> performs as well as, or better than</w:t>
      </w:r>
      <w:del w:id="504" w:author="Shinichi Nakagawa" w:date="2022-02-13T12:18:00Z">
        <w:r w:rsidDel="006D1689">
          <w:rPr>
            <w:rFonts w:ascii="Times New Roman" w:hAnsi="Times New Roman"/>
            <w:lang w:eastAsia="x-none"/>
          </w:rPr>
          <w:delText>,</w:delText>
        </w:r>
      </w:del>
      <w:r>
        <w:rPr>
          <w:rFonts w:ascii="Times New Roman" w:hAnsi="Times New Roman"/>
          <w:lang w:eastAsia="x-none"/>
        </w:rPr>
        <w:t xml:space="preserve"> </w:t>
      </w:r>
      <w:del w:id="505" w:author="Shinichi Nakagawa" w:date="2022-02-13T12:18:00Z">
        <w:r w:rsidDel="006D1689">
          <w:rPr>
            <w:rFonts w:ascii="Times New Roman" w:hAnsi="Times New Roman"/>
            <w:lang w:eastAsia="x-none"/>
          </w:rPr>
          <w:delText>method 1.1</w:delText>
        </w:r>
      </w:del>
      <w:ins w:id="506" w:author="Shinichi Nakagawa" w:date="2022-02-13T12:18:00Z">
        <w:r w:rsidR="006D1689">
          <w:rPr>
            <w:rFonts w:ascii="Times New Roman" w:hAnsi="Times New Roman"/>
            <w:lang w:eastAsia="x-none"/>
          </w:rPr>
          <w:t>Method 1A</w:t>
        </w:r>
      </w:ins>
      <w:r w:rsidR="00C93A93">
        <w:rPr>
          <w:rFonts w:ascii="Times New Roman" w:hAnsi="Times New Roman"/>
          <w:lang w:eastAsia="x-none"/>
        </w:rPr>
        <w:t xml:space="preserve"> (Figs 2B and 2C)</w:t>
      </w:r>
      <w:r>
        <w:rPr>
          <w:rFonts w:ascii="Times New Roman" w:hAnsi="Times New Roman"/>
          <w:lang w:eastAsia="x-none"/>
        </w:rPr>
        <w:t>.</w:t>
      </w:r>
    </w:p>
    <w:p w14:paraId="2086CB8F" w14:textId="77777777" w:rsidR="00760BAB" w:rsidRDefault="00760BAB" w:rsidP="00163C47">
      <w:pPr>
        <w:spacing w:line="480" w:lineRule="auto"/>
        <w:contextualSpacing/>
        <w:rPr>
          <w:rFonts w:ascii="Times New Roman" w:hAnsi="Times New Roman"/>
          <w:lang w:eastAsia="x-none"/>
        </w:rPr>
      </w:pPr>
    </w:p>
    <w:p w14:paraId="34B1608A" w14:textId="75D42CA5" w:rsidR="004D0F86" w:rsidRDefault="000C4D96" w:rsidP="00163C47">
      <w:pPr>
        <w:spacing w:line="480" w:lineRule="auto"/>
        <w:contextualSpacing/>
        <w:rPr>
          <w:rFonts w:ascii="Times New Roman" w:hAnsi="Times New Roman"/>
          <w:lang w:eastAsia="x-none"/>
        </w:rPr>
      </w:pPr>
      <w:r>
        <w:rPr>
          <w:rFonts w:ascii="Times New Roman" w:hAnsi="Times New Roman"/>
          <w:lang w:eastAsia="x-none"/>
        </w:rPr>
        <w:lastRenderedPageBreak/>
        <w:t>Fig</w:t>
      </w:r>
      <w:r w:rsidR="00B57923">
        <w:rPr>
          <w:rFonts w:ascii="Times New Roman" w:hAnsi="Times New Roman"/>
          <w:lang w:eastAsia="x-none"/>
        </w:rPr>
        <w:t>.</w:t>
      </w:r>
      <w:r>
        <w:rPr>
          <w:rFonts w:ascii="Times New Roman" w:hAnsi="Times New Roman"/>
          <w:lang w:eastAsia="x-none"/>
        </w:rPr>
        <w:t xml:space="preserve"> 3A shows the mean bias in the estimated heterogeneity under each condition </w:t>
      </w:r>
      <w:r w:rsidR="00B57923">
        <w:rPr>
          <w:rFonts w:ascii="Times New Roman" w:hAnsi="Times New Roman"/>
          <w:lang w:eastAsia="x-none"/>
        </w:rPr>
        <w:t>and</w:t>
      </w:r>
      <w:r>
        <w:rPr>
          <w:rFonts w:ascii="Times New Roman" w:hAnsi="Times New Roman"/>
          <w:lang w:eastAsia="x-none"/>
        </w:rPr>
        <w:t xml:space="preserve"> method. Under most conditions all methods estimated heterogeneity with little bias, but the </w:t>
      </w:r>
      <w:del w:id="507" w:author="Shinichi Nakagawa" w:date="2022-02-15T06:28:00Z">
        <w:r w:rsidDel="00B4322B">
          <w:rPr>
            <w:rFonts w:ascii="Times New Roman" w:hAnsi="Times New Roman"/>
            <w:lang w:eastAsia="x-none"/>
          </w:rPr>
          <w:delText xml:space="preserve">complete </w:delText>
        </w:r>
      </w:del>
      <w:ins w:id="508"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as well as </w:t>
      </w:r>
      <w:del w:id="509" w:author="Shinichi Nakagawa" w:date="2022-02-13T12:19:00Z">
        <w:r w:rsidDel="006D1689">
          <w:rPr>
            <w:rFonts w:ascii="Times New Roman" w:hAnsi="Times New Roman"/>
            <w:lang w:eastAsia="x-none"/>
          </w:rPr>
          <w:delText xml:space="preserve">methods </w:delText>
        </w:r>
      </w:del>
      <w:ins w:id="510" w:author="Shinichi Nakagawa" w:date="2022-02-13T12:19:00Z">
        <w:r w:rsidR="006D1689">
          <w:rPr>
            <w:rFonts w:ascii="Times New Roman" w:hAnsi="Times New Roman"/>
            <w:lang w:eastAsia="x-none"/>
          </w:rPr>
          <w:t xml:space="preserve">Method </w:t>
        </w:r>
      </w:ins>
      <w:r>
        <w:rPr>
          <w:rFonts w:ascii="Times New Roman" w:hAnsi="Times New Roman"/>
          <w:lang w:eastAsia="x-none"/>
        </w:rPr>
        <w:t>1</w:t>
      </w:r>
      <w:ins w:id="511" w:author="Shinichi Nakagawa" w:date="2022-02-13T12:19:00Z">
        <w:r w:rsidR="006D1689">
          <w:rPr>
            <w:rFonts w:ascii="Times New Roman" w:hAnsi="Times New Roman"/>
            <w:lang w:eastAsia="x-none"/>
          </w:rPr>
          <w:t>A</w:t>
        </w:r>
      </w:ins>
      <w:del w:id="512" w:author="Shinichi Nakagawa" w:date="2022-02-13T12:19:00Z">
        <w:r w:rsidDel="006D1689">
          <w:rPr>
            <w:rFonts w:ascii="Times New Roman" w:hAnsi="Times New Roman"/>
            <w:lang w:eastAsia="x-none"/>
          </w:rPr>
          <w:delText>.1</w:delText>
        </w:r>
      </w:del>
      <w:r>
        <w:rPr>
          <w:rFonts w:ascii="Times New Roman" w:hAnsi="Times New Roman"/>
          <w:lang w:eastAsia="x-none"/>
        </w:rPr>
        <w:t xml:space="preserve"> and 3 were prone to substantially overestimating the total heterogeneity (Fig</w:t>
      </w:r>
      <w:r w:rsidR="00B57923">
        <w:rPr>
          <w:rFonts w:ascii="Times New Roman" w:hAnsi="Times New Roman"/>
          <w:lang w:eastAsia="x-none"/>
        </w:rPr>
        <w:t>.</w:t>
      </w:r>
      <w:r>
        <w:rPr>
          <w:rFonts w:ascii="Times New Roman" w:hAnsi="Times New Roman"/>
          <w:lang w:eastAsia="x-none"/>
        </w:rPr>
        <w:t xml:space="preserve"> 3A). All methods were prone to underestimating heterogeneity under some conditions</w:t>
      </w:r>
      <w:r w:rsidR="00B57923">
        <w:rPr>
          <w:rFonts w:ascii="Times New Roman" w:hAnsi="Times New Roman"/>
          <w:lang w:eastAsia="x-none"/>
        </w:rPr>
        <w:t xml:space="preserve"> (Fig. 3A)</w:t>
      </w:r>
      <w:r>
        <w:rPr>
          <w:rFonts w:ascii="Times New Roman" w:hAnsi="Times New Roman"/>
          <w:lang w:eastAsia="x-none"/>
        </w:rPr>
        <w:t>. Method 1</w:t>
      </w:r>
      <w:ins w:id="513" w:author="Shinichi Nakagawa" w:date="2022-02-13T12:19:00Z">
        <w:r w:rsidR="00C1301A">
          <w:rPr>
            <w:rFonts w:ascii="Times New Roman" w:hAnsi="Times New Roman"/>
            <w:lang w:eastAsia="x-none"/>
          </w:rPr>
          <w:t>B</w:t>
        </w:r>
      </w:ins>
      <w:del w:id="514" w:author="Shinichi Nakagawa" w:date="2022-02-13T12:19:00Z">
        <w:r w:rsidDel="00C1301A">
          <w:rPr>
            <w:rFonts w:ascii="Times New Roman" w:hAnsi="Times New Roman"/>
            <w:lang w:eastAsia="x-none"/>
          </w:rPr>
          <w:delText>.2</w:delText>
        </w:r>
      </w:del>
      <w:r>
        <w:rPr>
          <w:rFonts w:ascii="Times New Roman" w:hAnsi="Times New Roman"/>
          <w:lang w:eastAsia="x-none"/>
        </w:rPr>
        <w:t xml:space="preserve"> </w:t>
      </w:r>
      <w:r w:rsidR="00375C09">
        <w:rPr>
          <w:rFonts w:ascii="Times New Roman" w:hAnsi="Times New Roman"/>
          <w:lang w:eastAsia="x-none"/>
        </w:rPr>
        <w:t>displayed</w:t>
      </w:r>
      <w:r>
        <w:rPr>
          <w:rFonts w:ascii="Times New Roman" w:hAnsi="Times New Roman"/>
          <w:lang w:eastAsia="x-none"/>
        </w:rPr>
        <w:t xml:space="preserve"> a</w:t>
      </w:r>
      <w:r w:rsidR="00375C09">
        <w:rPr>
          <w:rFonts w:ascii="Times New Roman" w:hAnsi="Times New Roman"/>
          <w:lang w:eastAsia="x-none"/>
        </w:rPr>
        <w:t xml:space="preserve"> distinct</w:t>
      </w:r>
      <w:r>
        <w:rPr>
          <w:rFonts w:ascii="Times New Roman" w:hAnsi="Times New Roman"/>
          <w:lang w:eastAsia="x-none"/>
        </w:rPr>
        <w:t xml:space="preserve"> bimodal distribution, </w:t>
      </w:r>
      <w:r w:rsidR="00375C09">
        <w:rPr>
          <w:rFonts w:ascii="Times New Roman" w:hAnsi="Times New Roman"/>
          <w:lang w:eastAsia="x-none"/>
        </w:rPr>
        <w:t>either</w:t>
      </w:r>
      <w:r>
        <w:rPr>
          <w:rFonts w:ascii="Times New Roman" w:hAnsi="Times New Roman"/>
          <w:lang w:eastAsia="x-none"/>
        </w:rPr>
        <w:t xml:space="preserve"> estimating heterogeneity perfectly or </w:t>
      </w:r>
      <w:r w:rsidR="00375C09">
        <w:rPr>
          <w:rFonts w:ascii="Times New Roman" w:hAnsi="Times New Roman"/>
          <w:lang w:eastAsia="x-none"/>
        </w:rPr>
        <w:t>underestimating it substantially (Fig</w:t>
      </w:r>
      <w:r w:rsidR="00B57923">
        <w:rPr>
          <w:rFonts w:ascii="Times New Roman" w:hAnsi="Times New Roman"/>
          <w:lang w:eastAsia="x-none"/>
        </w:rPr>
        <w:t>.</w:t>
      </w:r>
      <w:r w:rsidR="00375C09">
        <w:rPr>
          <w:rFonts w:ascii="Times New Roman" w:hAnsi="Times New Roman"/>
          <w:lang w:eastAsia="x-none"/>
        </w:rPr>
        <w:t xml:space="preserve"> 3A</w:t>
      </w:r>
      <w:r w:rsidR="00B57923">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Pr>
          <w:rFonts w:ascii="Times New Roman" w:hAnsi="Times New Roman"/>
          <w:lang w:eastAsia="x-none"/>
        </w:rPr>
        <w:t xml:space="preserve">partitioned the heterogeneity with little bias, although again, bias in </w:t>
      </w:r>
      <w:del w:id="515" w:author="Shinichi Nakagawa" w:date="2022-02-13T12:39:00Z">
        <w:r w:rsidR="00766DEC" w:rsidDel="00F55635">
          <w:rPr>
            <w:rFonts w:ascii="Times New Roman" w:hAnsi="Times New Roman"/>
            <w:lang w:eastAsia="x-none"/>
          </w:rPr>
          <w:delText xml:space="preserve">method </w:delText>
        </w:r>
      </w:del>
      <w:ins w:id="516" w:author="Shinichi Nakagawa" w:date="2022-02-13T12:39:00Z">
        <w:r w:rsidR="00F55635">
          <w:rPr>
            <w:rFonts w:ascii="Times New Roman" w:hAnsi="Times New Roman"/>
            <w:lang w:eastAsia="x-none"/>
          </w:rPr>
          <w:t xml:space="preserve">Method </w:t>
        </w:r>
      </w:ins>
      <w:r w:rsidR="00766DEC">
        <w:rPr>
          <w:rFonts w:ascii="Times New Roman" w:hAnsi="Times New Roman"/>
          <w:lang w:eastAsia="x-none"/>
        </w:rPr>
        <w:t>1</w:t>
      </w:r>
      <w:ins w:id="517" w:author="Shinichi Nakagawa" w:date="2022-02-13T12:39:00Z">
        <w:r w:rsidR="00F55635">
          <w:rPr>
            <w:rFonts w:ascii="Times New Roman" w:hAnsi="Times New Roman"/>
            <w:lang w:eastAsia="x-none"/>
          </w:rPr>
          <w:t>B</w:t>
        </w:r>
      </w:ins>
      <w:del w:id="518" w:author="Shinichi Nakagawa" w:date="2022-02-13T12:39:00Z">
        <w:r w:rsidR="00766DEC" w:rsidDel="00F55635">
          <w:rPr>
            <w:rFonts w:ascii="Times New Roman" w:hAnsi="Times New Roman"/>
            <w:lang w:eastAsia="x-none"/>
          </w:rPr>
          <w:delText>.2</w:delText>
        </w:r>
      </w:del>
      <w:r w:rsidR="00766DEC">
        <w:rPr>
          <w:rFonts w:ascii="Times New Roman" w:hAnsi="Times New Roman"/>
          <w:lang w:eastAsia="x-none"/>
        </w:rPr>
        <w:t xml:space="preserve"> displayed a distinct bimodal distribution (Fig</w:t>
      </w:r>
      <w:r w:rsidR="00276C38">
        <w:rPr>
          <w:rFonts w:ascii="Times New Roman" w:hAnsi="Times New Roman"/>
          <w:lang w:eastAsia="x-none"/>
        </w:rPr>
        <w:t>.</w:t>
      </w:r>
      <w:r w:rsidR="00766DEC">
        <w:rPr>
          <w:rFonts w:ascii="Times New Roman" w:hAnsi="Times New Roman"/>
          <w:lang w:eastAsia="x-none"/>
        </w:rPr>
        <w:t xml:space="preserve"> 3C).</w:t>
      </w:r>
      <w:r w:rsidR="00276C38">
        <w:rPr>
          <w:rFonts w:ascii="Times New Roman" w:hAnsi="Times New Roman"/>
          <w:lang w:eastAsia="x-none"/>
        </w:rPr>
        <w:t xml:space="preserve"> Method 1</w:t>
      </w:r>
      <w:ins w:id="519" w:author="Shinichi Nakagawa" w:date="2022-02-13T12:20:00Z">
        <w:r w:rsidR="00C1301A">
          <w:rPr>
            <w:rFonts w:ascii="Times New Roman" w:hAnsi="Times New Roman"/>
            <w:lang w:eastAsia="x-none"/>
          </w:rPr>
          <w:t>B</w:t>
        </w:r>
      </w:ins>
      <w:del w:id="520" w:author="Shinichi Nakagawa" w:date="2022-02-13T12:20:00Z">
        <w:r w:rsidR="00276C38" w:rsidDel="00C1301A">
          <w:rPr>
            <w:rFonts w:ascii="Times New Roman" w:hAnsi="Times New Roman"/>
            <w:lang w:eastAsia="x-none"/>
          </w:rPr>
          <w:delText>.2</w:delText>
        </w:r>
      </w:del>
      <w:r w:rsidR="00276C38">
        <w:rPr>
          <w:rFonts w:ascii="Times New Roman" w:hAnsi="Times New Roman"/>
          <w:lang w:eastAsia="x-none"/>
        </w:rPr>
        <w:t xml:space="preserve"> was prone to overestimating the ICC for the study-level effect when the simulated study effect was absent and when the total heterogeneity was low (Fig 3D).</w:t>
      </w:r>
      <w:ins w:id="521" w:author="Shinichi Nakagawa" w:date="2022-02-13T12:19:00Z">
        <w:r w:rsidR="00C1301A">
          <w:rPr>
            <w:rFonts w:ascii="Times New Roman" w:hAnsi="Times New Roman"/>
            <w:lang w:eastAsia="x-none"/>
          </w:rPr>
          <w:t xml:space="preserve"> </w:t>
        </w:r>
      </w:ins>
    </w:p>
    <w:p w14:paraId="70F5DAAC" w14:textId="255CEE35" w:rsidR="006F1425" w:rsidRDefault="006F1425" w:rsidP="00163C47">
      <w:pPr>
        <w:spacing w:line="480" w:lineRule="auto"/>
        <w:contextualSpacing/>
        <w:rPr>
          <w:rFonts w:ascii="Times New Roman" w:hAnsi="Times New Roman"/>
          <w:lang w:eastAsia="x-none"/>
        </w:rPr>
      </w:pPr>
    </w:p>
    <w:p w14:paraId="792B31BB" w14:textId="6FA62230" w:rsidR="006F1425" w:rsidRPr="002C0E60" w:rsidRDefault="006F1425" w:rsidP="00163C47">
      <w:pPr>
        <w:spacing w:line="480" w:lineRule="auto"/>
        <w:contextualSpacing/>
        <w:rPr>
          <w:rFonts w:ascii="Times New Roman" w:hAnsi="Times New Roman"/>
          <w:lang w:eastAsia="x-none"/>
        </w:rPr>
      </w:pPr>
      <w:r>
        <w:rPr>
          <w:rFonts w:ascii="Times New Roman" w:hAnsi="Times New Roman"/>
          <w:lang w:eastAsia="x-none"/>
        </w:rPr>
        <w:t xml:space="preserve">In </w:t>
      </w:r>
      <w:commentRangeStart w:id="522"/>
      <w:r>
        <w:rPr>
          <w:rFonts w:ascii="Times New Roman" w:hAnsi="Times New Roman"/>
          <w:lang w:eastAsia="x-none"/>
        </w:rPr>
        <w:t>summary</w:t>
      </w:r>
      <w:commentRangeEnd w:id="522"/>
      <w:r w:rsidR="008006D6">
        <w:rPr>
          <w:rStyle w:val="CommentReference"/>
        </w:rPr>
        <w:commentReference w:id="522"/>
      </w:r>
      <w:r>
        <w:rPr>
          <w:rFonts w:ascii="Times New Roman" w:hAnsi="Times New Roman"/>
          <w:lang w:eastAsia="x-none"/>
        </w:rPr>
        <w:t xml:space="preserve">, </w:t>
      </w:r>
      <w:r w:rsidR="0025567B">
        <w:rPr>
          <w:rFonts w:ascii="Times New Roman" w:hAnsi="Times New Roman"/>
          <w:lang w:eastAsia="x-none"/>
        </w:rPr>
        <w:t>on average</w:t>
      </w:r>
      <w:ins w:id="523" w:author="Shinichi Nakagawa" w:date="2022-02-13T11:53:00Z">
        <w:r w:rsidR="007D2BFD">
          <w:rPr>
            <w:rFonts w:ascii="Times New Roman" w:hAnsi="Times New Roman"/>
            <w:lang w:eastAsia="x-none"/>
          </w:rPr>
          <w:t xml:space="preserve">, </w:t>
        </w:r>
      </w:ins>
      <w:ins w:id="524" w:author="Shinichi Nakagawa" w:date="2022-02-13T11:54:00Z">
        <w:r w:rsidR="007D2BFD">
          <w:rPr>
            <w:rFonts w:ascii="Times New Roman" w:hAnsi="Times New Roman"/>
            <w:lang w:eastAsia="x-none"/>
          </w:rPr>
          <w:t xml:space="preserve">Method </w:t>
        </w:r>
      </w:ins>
      <w:del w:id="525" w:author="Shinichi Nakagawa" w:date="2022-02-13T11:52:00Z">
        <w:r w:rsidDel="007D2BFD">
          <w:rPr>
            <w:rFonts w:ascii="Times New Roman" w:hAnsi="Times New Roman"/>
            <w:lang w:eastAsia="x-none"/>
          </w:rPr>
          <w:delText xml:space="preserve"> </w:delText>
        </w:r>
        <w:commentRangeStart w:id="526"/>
        <w:r w:rsidDel="007D2BFD">
          <w:rPr>
            <w:rFonts w:ascii="Times New Roman" w:hAnsi="Times New Roman"/>
            <w:lang w:eastAsia="x-none"/>
          </w:rPr>
          <w:delText xml:space="preserve">method </w:delText>
        </w:r>
      </w:del>
      <w:r>
        <w:rPr>
          <w:rFonts w:ascii="Times New Roman" w:hAnsi="Times New Roman"/>
          <w:lang w:eastAsia="x-none"/>
        </w:rPr>
        <w:t>1</w:t>
      </w:r>
      <w:ins w:id="527" w:author="Shinichi Nakagawa" w:date="2022-02-13T11:54:00Z">
        <w:r w:rsidR="007D2BFD">
          <w:rPr>
            <w:rFonts w:ascii="Times New Roman" w:hAnsi="Times New Roman"/>
            <w:lang w:eastAsia="x-none"/>
          </w:rPr>
          <w:t>B</w:t>
        </w:r>
      </w:ins>
      <w:del w:id="528" w:author="Shinichi Nakagawa" w:date="2022-02-13T11:54:00Z">
        <w:r w:rsidDel="007D2BFD">
          <w:rPr>
            <w:rFonts w:ascii="Times New Roman" w:hAnsi="Times New Roman"/>
            <w:lang w:eastAsia="x-none"/>
          </w:rPr>
          <w:delText>.2</w:delText>
        </w:r>
        <w:commentRangeEnd w:id="526"/>
        <w:r w:rsidR="00D82AF9" w:rsidDel="007D2BFD">
          <w:rPr>
            <w:rStyle w:val="CommentReference"/>
          </w:rPr>
          <w:commentReference w:id="526"/>
        </w:r>
      </w:del>
      <w:r>
        <w:rPr>
          <w:rFonts w:ascii="Times New Roman" w:hAnsi="Times New Roman"/>
          <w:lang w:eastAsia="x-none"/>
        </w:rPr>
        <w:t xml:space="preserve"> performs</w:t>
      </w:r>
      <w:r w:rsidR="00250D7C">
        <w:rPr>
          <w:rFonts w:ascii="Times New Roman" w:hAnsi="Times New Roman"/>
          <w:lang w:eastAsia="x-none"/>
        </w:rPr>
        <w:t xml:space="preserve"> with</w:t>
      </w:r>
      <w:r>
        <w:rPr>
          <w:rFonts w:ascii="Times New Roman" w:hAnsi="Times New Roman"/>
          <w:lang w:eastAsia="x-none"/>
        </w:rPr>
        <w:t xml:space="preserve"> the least bias under the broad range of simulated conditions tested. </w:t>
      </w:r>
      <w:commentRangeStart w:id="529"/>
      <w:r>
        <w:rPr>
          <w:rFonts w:ascii="Times New Roman" w:hAnsi="Times New Roman"/>
          <w:lang w:eastAsia="x-none"/>
        </w:rPr>
        <w:t>Th</w:t>
      </w:r>
      <w:ins w:id="530" w:author="Shinichi Nakagawa" w:date="2022-02-13T11:55:00Z">
        <w:r w:rsidR="00882D91">
          <w:rPr>
            <w:rFonts w:ascii="Times New Roman" w:hAnsi="Times New Roman"/>
            <w:lang w:eastAsia="x-none"/>
          </w:rPr>
          <w:t>is</w:t>
        </w:r>
      </w:ins>
      <w:del w:id="531" w:author="Shinichi Nakagawa" w:date="2022-02-13T11:55:00Z">
        <w:r w:rsidDel="00882D91">
          <w:rPr>
            <w:rFonts w:ascii="Times New Roman" w:hAnsi="Times New Roman"/>
            <w:lang w:eastAsia="x-none"/>
          </w:rPr>
          <w:delText>e</w:delText>
        </w:r>
      </w:del>
      <w:r>
        <w:rPr>
          <w:rFonts w:ascii="Times New Roman" w:hAnsi="Times New Roman"/>
          <w:lang w:eastAsia="x-none"/>
        </w:rPr>
        <w:t xml:space="preserve"> method may be prone to overestimating </w:t>
      </w:r>
      <w:r w:rsidR="0025567B">
        <w:rPr>
          <w:rFonts w:ascii="Times New Roman" w:hAnsi="Times New Roman"/>
          <w:lang w:eastAsia="x-none"/>
        </w:rPr>
        <w:t>the effect size on very rare occasions; this happened on a</w:t>
      </w:r>
      <w:r w:rsidR="00D741C5">
        <w:rPr>
          <w:rFonts w:ascii="Times New Roman" w:hAnsi="Times New Roman"/>
          <w:lang w:eastAsia="x-none"/>
        </w:rPr>
        <w:t xml:space="preserve"> handful</w:t>
      </w:r>
      <w:r w:rsidR="0025567B">
        <w:rPr>
          <w:rFonts w:ascii="Times New Roman" w:hAnsi="Times New Roman"/>
          <w:lang w:eastAsia="x-none"/>
        </w:rPr>
        <w:t xml:space="preserve"> </w:t>
      </w:r>
      <w:r w:rsidR="00D741C5">
        <w:rPr>
          <w:rFonts w:ascii="Times New Roman" w:hAnsi="Times New Roman"/>
          <w:lang w:eastAsia="x-none"/>
        </w:rPr>
        <w:t>of individual</w:t>
      </w:r>
      <w:r w:rsidR="0025567B">
        <w:rPr>
          <w:rFonts w:ascii="Times New Roman" w:hAnsi="Times New Roman"/>
          <w:lang w:eastAsia="x-none"/>
        </w:rPr>
        <w:t xml:space="preserve"> replicates when </w:t>
      </w:r>
      <w:ins w:id="532" w:author="Shinichi Nakagawa" w:date="2022-02-13T13:56:00Z">
        <w:r w:rsidR="008350B0">
          <w:rPr>
            <w:rFonts w:ascii="Times New Roman" w:hAnsi="Times New Roman"/>
            <w:lang w:eastAsia="x-none"/>
          </w:rPr>
          <w:t>studies were small</w:t>
        </w:r>
        <w:commentRangeStart w:id="533"/>
        <w:commentRangeEnd w:id="533"/>
        <w:r w:rsidR="008350B0">
          <w:rPr>
            <w:rStyle w:val="CommentReference"/>
          </w:rPr>
          <w:commentReference w:id="533"/>
        </w:r>
        <w:r w:rsidR="008350B0">
          <w:rPr>
            <w:rFonts w:ascii="Times New Roman" w:hAnsi="Times New Roman"/>
            <w:lang w:eastAsia="x-none"/>
          </w:rPr>
          <w:t xml:space="preserve"> and </w:t>
        </w:r>
      </w:ins>
      <w:del w:id="534" w:author="Shinichi Nakagawa" w:date="2022-02-13T13:56:00Z">
        <w:r w:rsidR="0025567B" w:rsidDel="008350B0">
          <w:rPr>
            <w:rFonts w:ascii="Times New Roman" w:hAnsi="Times New Roman"/>
            <w:lang w:eastAsia="x-none"/>
          </w:rPr>
          <w:delText xml:space="preserve">the </w:delText>
        </w:r>
      </w:del>
      <w:r w:rsidR="0025567B">
        <w:rPr>
          <w:rFonts w:ascii="Times New Roman" w:hAnsi="Times New Roman"/>
          <w:lang w:eastAsia="x-none"/>
        </w:rPr>
        <w:t xml:space="preserve">there was a high degree of </w:t>
      </w:r>
      <w:del w:id="535" w:author="Shinichi Nakagawa" w:date="2022-02-13T13:53:00Z">
        <w:r w:rsidR="0025567B" w:rsidDel="00D46193">
          <w:rPr>
            <w:rFonts w:ascii="Times New Roman" w:hAnsi="Times New Roman"/>
            <w:lang w:eastAsia="x-none"/>
          </w:rPr>
          <w:delText xml:space="preserve">heterogeneity </w:delText>
        </w:r>
      </w:del>
      <w:ins w:id="536" w:author="Shinichi Nakagawa" w:date="2022-02-13T13:53:00Z">
        <w:r w:rsidR="00D46193">
          <w:rPr>
            <w:rFonts w:ascii="Times New Roman" w:hAnsi="Times New Roman"/>
            <w:lang w:eastAsia="x-none"/>
          </w:rPr>
          <w:t xml:space="preserve">variation </w:t>
        </w:r>
      </w:ins>
      <w:r w:rsidR="0025567B">
        <w:rPr>
          <w:rFonts w:ascii="Times New Roman" w:hAnsi="Times New Roman"/>
          <w:lang w:eastAsia="x-none"/>
        </w:rPr>
        <w:t xml:space="preserve">among study </w:t>
      </w:r>
      <w:r w:rsidR="00D55CBC">
        <w:rPr>
          <w:rFonts w:ascii="Times New Roman" w:hAnsi="Times New Roman"/>
          <w:lang w:eastAsia="x-none"/>
        </w:rPr>
        <w:t>SDs</w:t>
      </w:r>
      <w:ins w:id="537" w:author="Shinichi Nakagawa" w:date="2022-02-13T13:56:00Z">
        <w:r w:rsidR="008350B0">
          <w:rPr>
            <w:rFonts w:ascii="Times New Roman" w:hAnsi="Times New Roman"/>
            <w:lang w:eastAsia="x-none"/>
          </w:rPr>
          <w:t xml:space="preserve"> (</w:t>
        </w:r>
      </w:ins>
      <w:ins w:id="538" w:author="Shinichi Nakagawa" w:date="2022-02-13T13:58:00Z">
        <w:r w:rsidR="008350B0">
          <w:rPr>
            <w:rFonts w:ascii="Times New Roman" w:hAnsi="Times New Roman"/>
            <w:lang w:eastAsia="x-none"/>
          </w:rPr>
          <w:t xml:space="preserve">in our simulation, all SDs are on the same scale so for in real dataset, it is more meaningful to look at </w:t>
        </w:r>
      </w:ins>
      <w:ins w:id="539" w:author="Shinichi Nakagawa" w:date="2022-02-13T13:59:00Z">
        <w:r w:rsidR="008350B0">
          <w:rPr>
            <w:rFonts w:ascii="Times New Roman" w:hAnsi="Times New Roman"/>
            <w:lang w:eastAsia="x-none"/>
          </w:rPr>
          <w:t>differences in CVs among studies</w:t>
        </w:r>
      </w:ins>
      <w:ins w:id="540" w:author="Shinichi Nakagawa" w:date="2022-02-13T13:58:00Z">
        <w:r w:rsidR="008350B0">
          <w:rPr>
            <w:rFonts w:ascii="Times New Roman" w:hAnsi="Times New Roman"/>
            <w:lang w:eastAsia="x-none"/>
          </w:rPr>
          <w:t>)</w:t>
        </w:r>
      </w:ins>
      <w:del w:id="541" w:author="Shinichi Nakagawa" w:date="2022-02-13T13:56:00Z">
        <w:r w:rsidR="00D55CBC" w:rsidDel="008350B0">
          <w:rPr>
            <w:rFonts w:ascii="Times New Roman" w:hAnsi="Times New Roman"/>
            <w:lang w:eastAsia="x-none"/>
          </w:rPr>
          <w:delText>,</w:delText>
        </w:r>
        <w:r w:rsidR="0025567B" w:rsidDel="008350B0">
          <w:rPr>
            <w:rFonts w:ascii="Times New Roman" w:hAnsi="Times New Roman"/>
            <w:lang w:eastAsia="x-none"/>
          </w:rPr>
          <w:delText xml:space="preserve"> and studies were small</w:delText>
        </w:r>
        <w:commentRangeEnd w:id="529"/>
        <w:r w:rsidR="0025567B" w:rsidDel="008350B0">
          <w:rPr>
            <w:rStyle w:val="CommentReference"/>
          </w:rPr>
          <w:commentReference w:id="529"/>
        </w:r>
      </w:del>
      <w:r w:rsidR="0025567B">
        <w:rPr>
          <w:rFonts w:ascii="Times New Roman" w:hAnsi="Times New Roman"/>
          <w:lang w:eastAsia="x-none"/>
        </w:rPr>
        <w:t>. Method 1</w:t>
      </w:r>
      <w:ins w:id="542" w:author="Shinichi Nakagawa" w:date="2022-02-13T11:55:00Z">
        <w:r w:rsidR="00882D91">
          <w:rPr>
            <w:rFonts w:ascii="Times New Roman" w:hAnsi="Times New Roman"/>
            <w:lang w:eastAsia="x-none"/>
          </w:rPr>
          <w:t>B</w:t>
        </w:r>
      </w:ins>
      <w:del w:id="543" w:author="Shinichi Nakagawa" w:date="2022-02-13T11:55:00Z">
        <w:r w:rsidR="0025567B" w:rsidDel="00882D91">
          <w:rPr>
            <w:rFonts w:ascii="Times New Roman" w:hAnsi="Times New Roman"/>
            <w:lang w:eastAsia="x-none"/>
          </w:rPr>
          <w:delText>.2</w:delText>
        </w:r>
      </w:del>
      <w:r w:rsidR="0025567B">
        <w:rPr>
          <w:rFonts w:ascii="Times New Roman" w:hAnsi="Times New Roman"/>
          <w:lang w:eastAsia="x-none"/>
        </w:rPr>
        <w:t xml:space="preserve"> may underestimate </w:t>
      </w:r>
      <w:r w:rsidR="00F42589">
        <w:rPr>
          <w:rFonts w:ascii="Times New Roman" w:hAnsi="Times New Roman"/>
          <w:lang w:eastAsia="x-none"/>
        </w:rPr>
        <w:t xml:space="preserve">total </w:t>
      </w:r>
      <w:r w:rsidR="0025567B">
        <w:rPr>
          <w:rFonts w:ascii="Times New Roman" w:hAnsi="Times New Roman"/>
          <w:lang w:eastAsia="x-none"/>
        </w:rPr>
        <w:t>heterogeneity</w:t>
      </w:r>
      <w:r w:rsidR="00482798">
        <w:rPr>
          <w:rFonts w:ascii="Times New Roman" w:hAnsi="Times New Roman"/>
          <w:lang w:eastAsia="x-none"/>
        </w:rPr>
        <w:t xml:space="preserve"> and overestimate the </w:t>
      </w:r>
      <w:commentRangeStart w:id="544"/>
      <w:r w:rsidR="00482798">
        <w:rPr>
          <w:rFonts w:ascii="Times New Roman" w:hAnsi="Times New Roman"/>
          <w:lang w:eastAsia="x-none"/>
        </w:rPr>
        <w:t>width of 95% CIs</w:t>
      </w:r>
      <w:commentRangeEnd w:id="544"/>
      <w:r w:rsidR="00067D16">
        <w:rPr>
          <w:rStyle w:val="CommentReference"/>
        </w:rPr>
        <w:commentReference w:id="544"/>
      </w:r>
      <w:r w:rsidR="00F42589">
        <w:rPr>
          <w:rFonts w:ascii="Times New Roman" w:hAnsi="Times New Roman"/>
          <w:lang w:eastAsia="x-none"/>
        </w:rPr>
        <w:t xml:space="preserve">, although only </w:t>
      </w:r>
      <w:r w:rsidR="00D82AF9">
        <w:rPr>
          <w:rFonts w:ascii="Times New Roman" w:hAnsi="Times New Roman"/>
          <w:lang w:eastAsia="x-none"/>
        </w:rPr>
        <w:t>when</w:t>
      </w:r>
      <w:r w:rsidR="00F42589">
        <w:rPr>
          <w:rFonts w:ascii="Times New Roman" w:hAnsi="Times New Roman"/>
          <w:lang w:eastAsia="x-none"/>
        </w:rPr>
        <w:t xml:space="preserve"> the heterogeneity is </w:t>
      </w:r>
      <w:commentRangeStart w:id="545"/>
      <w:r w:rsidR="00F42589">
        <w:rPr>
          <w:rFonts w:ascii="Times New Roman" w:hAnsi="Times New Roman"/>
          <w:lang w:eastAsia="x-none"/>
        </w:rPr>
        <w:t>low</w:t>
      </w:r>
      <w:commentRangeEnd w:id="545"/>
      <w:r w:rsidR="00D82AF9">
        <w:rPr>
          <w:rStyle w:val="CommentReference"/>
        </w:rPr>
        <w:commentReference w:id="545"/>
      </w:r>
      <w:r w:rsidR="00F42589">
        <w:rPr>
          <w:rFonts w:ascii="Times New Roman" w:hAnsi="Times New Roman"/>
          <w:lang w:eastAsia="x-none"/>
        </w:rPr>
        <w:t xml:space="preserve">. </w:t>
      </w:r>
      <w:r w:rsidR="00EC56CD">
        <w:rPr>
          <w:rFonts w:ascii="Times New Roman" w:hAnsi="Times New Roman"/>
          <w:lang w:eastAsia="x-none"/>
        </w:rPr>
        <w:t xml:space="preserve">Finally, </w:t>
      </w:r>
      <w:ins w:id="546" w:author="Shinichi Nakagawa" w:date="2022-02-13T12:20:00Z">
        <w:r w:rsidR="00C1301A">
          <w:rPr>
            <w:rFonts w:ascii="Times New Roman" w:hAnsi="Times New Roman"/>
            <w:lang w:eastAsia="x-none"/>
          </w:rPr>
          <w:t>M</w:t>
        </w:r>
      </w:ins>
      <w:del w:id="547" w:author="Shinichi Nakagawa" w:date="2022-02-13T12:20:00Z">
        <w:r w:rsidR="00EC56CD" w:rsidDel="00C1301A">
          <w:rPr>
            <w:rFonts w:ascii="Times New Roman" w:hAnsi="Times New Roman"/>
            <w:lang w:eastAsia="x-none"/>
          </w:rPr>
          <w:delText>m</w:delText>
        </w:r>
      </w:del>
      <w:r w:rsidR="00EC56CD">
        <w:rPr>
          <w:rFonts w:ascii="Times New Roman" w:hAnsi="Times New Roman"/>
          <w:lang w:eastAsia="x-none"/>
        </w:rPr>
        <w:t>ethod 1</w:t>
      </w:r>
      <w:ins w:id="548" w:author="Shinichi Nakagawa" w:date="2022-02-13T11:55:00Z">
        <w:r w:rsidR="00882D91">
          <w:rPr>
            <w:rFonts w:ascii="Times New Roman" w:hAnsi="Times New Roman"/>
            <w:lang w:eastAsia="x-none"/>
          </w:rPr>
          <w:t>B</w:t>
        </w:r>
      </w:ins>
      <w:del w:id="549" w:author="Shinichi Nakagawa" w:date="2022-02-13T11:55:00Z">
        <w:r w:rsidR="00EC56CD" w:rsidDel="00882D91">
          <w:rPr>
            <w:rFonts w:ascii="Times New Roman" w:hAnsi="Times New Roman"/>
            <w:lang w:eastAsia="x-none"/>
          </w:rPr>
          <w:delText>.2</w:delText>
        </w:r>
      </w:del>
      <w:r w:rsidR="00EC56CD">
        <w:rPr>
          <w:rFonts w:ascii="Times New Roman" w:hAnsi="Times New Roman"/>
          <w:lang w:eastAsia="x-none"/>
        </w:rPr>
        <w:t xml:space="preserve"> was prone to overestimating the ICC </w:t>
      </w:r>
      <w:r w:rsidR="00586F41">
        <w:rPr>
          <w:rFonts w:ascii="Times New Roman" w:hAnsi="Times New Roman"/>
          <w:lang w:eastAsia="x-none"/>
        </w:rPr>
        <w:t xml:space="preserve">for study-level effects, although again this only occurred when heterogeneity was </w:t>
      </w:r>
      <w:commentRangeStart w:id="550"/>
      <w:r w:rsidR="00586F41">
        <w:rPr>
          <w:rFonts w:ascii="Times New Roman" w:hAnsi="Times New Roman"/>
          <w:lang w:eastAsia="x-none"/>
        </w:rPr>
        <w:t>low</w:t>
      </w:r>
      <w:commentRangeEnd w:id="550"/>
      <w:r w:rsidR="00A24C21">
        <w:rPr>
          <w:rStyle w:val="CommentReference"/>
        </w:rPr>
        <w:commentReference w:id="550"/>
      </w:r>
      <w:r w:rsidR="00586F41">
        <w:rPr>
          <w:rFonts w:ascii="Times New Roman" w:hAnsi="Times New Roman"/>
          <w:lang w:eastAsia="x-none"/>
        </w:rPr>
        <w:t>.</w:t>
      </w:r>
      <w:ins w:id="551" w:author="Shinichi Nakagawa" w:date="2022-02-13T12:20:00Z">
        <w:r w:rsidR="00C1301A">
          <w:rPr>
            <w:rFonts w:ascii="Times New Roman" w:hAnsi="Times New Roman"/>
            <w:lang w:eastAsia="x-none"/>
          </w:rPr>
          <w:t xml:space="preserve"> Howev</w:t>
        </w:r>
      </w:ins>
      <w:ins w:id="552" w:author="Shinichi Nakagawa" w:date="2022-02-13T12:21:00Z">
        <w:r w:rsidR="00C1301A">
          <w:rPr>
            <w:rFonts w:ascii="Times New Roman" w:hAnsi="Times New Roman"/>
            <w:lang w:eastAsia="x-none"/>
          </w:rPr>
          <w:t xml:space="preserve">er, almost all meta-analyses in ecology and evolution have substantial </w:t>
        </w:r>
      </w:ins>
      <w:ins w:id="553" w:author="Shinichi Nakagawa" w:date="2022-02-13T13:59:00Z">
        <w:r w:rsidR="008350B0">
          <w:rPr>
            <w:rFonts w:ascii="Times New Roman" w:hAnsi="Times New Roman"/>
            <w:lang w:eastAsia="x-none"/>
          </w:rPr>
          <w:t xml:space="preserve">total </w:t>
        </w:r>
      </w:ins>
      <w:ins w:id="554" w:author="Shinichi Nakagawa" w:date="2022-02-13T12:21:00Z">
        <w:r w:rsidR="00C1301A">
          <w:rPr>
            <w:rFonts w:ascii="Times New Roman" w:hAnsi="Times New Roman"/>
            <w:lang w:eastAsia="x-none"/>
          </w:rPr>
          <w:t>heterogeneity (</w:t>
        </w:r>
      </w:ins>
      <w:hyperlink w:anchor="_ENREF_26" w:tooltip="Senior, 2016 #39" w:history="1">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fldChar w:fldCharType="separate"/>
        </w:r>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2016</w:t>
        </w:r>
        <w:r w:rsidR="00032288">
          <w:rPr>
            <w:rFonts w:ascii="Times New Roman" w:hAnsi="Times New Roman"/>
            <w:lang w:eastAsia="x-none"/>
          </w:rPr>
          <w:fldChar w:fldCharType="end"/>
        </w:r>
      </w:hyperlink>
      <w:ins w:id="555" w:author="Shinichi Nakagawa" w:date="2022-02-13T12:21:00Z">
        <w:r w:rsidR="00C1301A">
          <w:rPr>
            <w:rFonts w:ascii="Times New Roman" w:hAnsi="Times New Roman"/>
            <w:lang w:eastAsia="x-none"/>
          </w:rPr>
          <w:t>). Therefore, we recommend the use of Method 1B over other methods and this is the case for even with no missing SDs</w:t>
        </w:r>
      </w:ins>
      <w:ins w:id="556" w:author="Shinichi Nakagawa" w:date="2022-02-13T12:32:00Z">
        <w:r w:rsidR="00FA41A9">
          <w:rPr>
            <w:rFonts w:ascii="Times New Roman" w:hAnsi="Times New Roman"/>
            <w:lang w:eastAsia="x-none"/>
          </w:rPr>
          <w:t xml:space="preserve"> (see more in section ‘Discussion’ below)</w:t>
        </w:r>
      </w:ins>
      <w:ins w:id="557" w:author="Shinichi Nakagawa" w:date="2022-02-13T12:31:00Z">
        <w:r w:rsidR="00FA41A9">
          <w:rPr>
            <w:rFonts w:ascii="Times New Roman" w:hAnsi="Times New Roman"/>
            <w:lang w:eastAsia="x-none"/>
          </w:rPr>
          <w:t xml:space="preserve">. </w:t>
        </w:r>
      </w:ins>
    </w:p>
    <w:p w14:paraId="42228FF2" w14:textId="62878056" w:rsidR="006C3452" w:rsidRDefault="003B0600" w:rsidP="00495231">
      <w:pPr>
        <w:pStyle w:val="Heading1"/>
        <w:spacing w:line="480" w:lineRule="auto"/>
        <w:contextualSpacing/>
        <w:rPr>
          <w:ins w:id="558" w:author="Shinichi Nakagawa" w:date="2022-02-13T12:33:00Z"/>
          <w:color w:val="00000A"/>
          <w:szCs w:val="24"/>
          <w:lang w:val="en-AU"/>
        </w:rPr>
      </w:pPr>
      <w:r>
        <w:rPr>
          <w:color w:val="00000A"/>
          <w:szCs w:val="24"/>
          <w:lang w:val="en-AU"/>
        </w:rPr>
        <w:t>IMPLIMENTATION</w:t>
      </w:r>
    </w:p>
    <w:p w14:paraId="03534567" w14:textId="77777777" w:rsidR="00FA41A9" w:rsidRPr="00FA41A9" w:rsidRDefault="00FA41A9">
      <w:pPr>
        <w:rPr>
          <w:lang w:val="en-US"/>
          <w:rPrChange w:id="559" w:author="Shinichi Nakagawa" w:date="2022-02-13T12:33:00Z">
            <w:rPr>
              <w:color w:val="00000A"/>
              <w:szCs w:val="24"/>
              <w:lang w:val="en-AU"/>
            </w:rPr>
          </w:rPrChange>
        </w:rPr>
        <w:pPrChange w:id="560" w:author="Shinichi Nakagawa" w:date="2022-02-13T12:33:00Z">
          <w:pPr>
            <w:pStyle w:val="Heading1"/>
            <w:spacing w:line="480" w:lineRule="auto"/>
            <w:contextualSpacing/>
          </w:pPr>
        </w:pPrChange>
      </w:pPr>
    </w:p>
    <w:p w14:paraId="143CDF5E" w14:textId="602F9C6A" w:rsidR="00E81105" w:rsidRPr="006C61B3" w:rsidRDefault="00E81105">
      <w:pPr>
        <w:pStyle w:val="Heading2"/>
        <w:spacing w:line="480" w:lineRule="auto"/>
        <w:rPr>
          <w:lang w:val="en-US"/>
        </w:rPr>
        <w:pPrChange w:id="561" w:author="Shinichi Nakagawa" w:date="2021-10-04T16:41:00Z">
          <w:pPr>
            <w:pStyle w:val="Heading2"/>
          </w:pPr>
        </w:pPrChange>
      </w:pPr>
      <w:r>
        <w:rPr>
          <w:lang w:val="en-US"/>
        </w:rPr>
        <w:lastRenderedPageBreak/>
        <w:t xml:space="preserve">Extending </w:t>
      </w:r>
      <w:commentRangeStart w:id="562"/>
      <w:r w:rsidR="00AC2FF3">
        <w:rPr>
          <w:lang w:val="en-US"/>
        </w:rPr>
        <w:t xml:space="preserve">the proposed methods to more complex situations </w:t>
      </w:r>
      <w:commentRangeEnd w:id="562"/>
      <w:r w:rsidR="00FA41A9">
        <w:rPr>
          <w:rStyle w:val="CommentReference"/>
          <w:rFonts w:ascii="Cambria" w:eastAsia="MS Mincho" w:hAnsi="Cambria"/>
          <w:b w:val="0"/>
          <w:bCs w:val="0"/>
          <w:color w:val="auto"/>
          <w:lang w:val="en-AU" w:eastAsia="ja-JP"/>
        </w:rPr>
        <w:commentReference w:id="562"/>
      </w:r>
    </w:p>
    <w:p w14:paraId="7E51C48E" w14:textId="6737A783" w:rsidR="00E81105" w:rsidRPr="002C0E60" w:rsidRDefault="00E81105" w:rsidP="00E81105">
      <w:pPr>
        <w:spacing w:line="480" w:lineRule="auto"/>
        <w:contextualSpacing/>
        <w:rPr>
          <w:rFonts w:ascii="Times New Roman" w:hAnsi="Times New Roman"/>
          <w:lang w:eastAsia="x-none"/>
        </w:rPr>
      </w:pPr>
      <w:commentRangeStart w:id="563"/>
      <w:r w:rsidRPr="002C0E60">
        <w:rPr>
          <w:rFonts w:ascii="Times New Roman" w:hAnsi="Times New Roman"/>
          <w:lang w:eastAsia="x-none"/>
        </w:rPr>
        <w:t xml:space="preserve">In many ecological meta-analyses, meta-analytic models are </w:t>
      </w:r>
      <w:r>
        <w:rPr>
          <w:rFonts w:ascii="Times New Roman" w:hAnsi="Times New Roman"/>
          <w:lang w:eastAsia="x-none"/>
        </w:rPr>
        <w:t>often made more complex by the need</w:t>
      </w:r>
      <w:r w:rsidRPr="002C0E60">
        <w:rPr>
          <w:rFonts w:ascii="Times New Roman" w:hAnsi="Times New Roman"/>
          <w:lang w:eastAsia="x-none"/>
        </w:rPr>
        <w:t xml:space="preserve"> </w:t>
      </w:r>
      <w:r>
        <w:rPr>
          <w:rFonts w:ascii="Times New Roman" w:hAnsi="Times New Roman"/>
          <w:lang w:eastAsia="x-none"/>
        </w:rPr>
        <w:t>to</w:t>
      </w:r>
      <w:r w:rsidRPr="002C0E60">
        <w:rPr>
          <w:rFonts w:ascii="Times New Roman" w:hAnsi="Times New Roman"/>
          <w:lang w:eastAsia="x-none"/>
        </w:rPr>
        <w:t xml:space="preserve"> account for phylogenetic </w:t>
      </w:r>
      <w:commentRangeEnd w:id="563"/>
      <w:r>
        <w:rPr>
          <w:rStyle w:val="CommentReference"/>
        </w:rPr>
        <w:commentReference w:id="563"/>
      </w:r>
      <w:r w:rsidRPr="002C0E60">
        <w:rPr>
          <w:rFonts w:ascii="Times New Roman" w:hAnsi="Times New Roman"/>
          <w:lang w:eastAsia="x-none"/>
        </w:rPr>
        <w:t xml:space="preserve">relatedness when a meta-analytic dataset contains multiple species. </w:t>
      </w:r>
      <w:r>
        <w:rPr>
          <w:rFonts w:ascii="Times New Roman" w:hAnsi="Times New Roman"/>
          <w:lang w:eastAsia="x-none"/>
        </w:rPr>
        <w:t>Moreover</w:t>
      </w:r>
      <w:r w:rsidRPr="002C0E60">
        <w:rPr>
          <w:rFonts w:ascii="Times New Roman" w:hAnsi="Times New Roman"/>
          <w:lang w:eastAsia="x-none"/>
        </w:rPr>
        <w:t>, almost all meta-analytic studies test a number of moderators (predictors) to explain heterogeneity among effect sizes</w:t>
      </w:r>
      <w:r>
        <w:rPr>
          <w:rFonts w:ascii="Times New Roman" w:hAnsi="Times New Roman"/>
          <w:lang w:eastAsia="x-none"/>
        </w:rPr>
        <w:t xml:space="preserve"> (i.e., meta-regression)</w:t>
      </w:r>
      <w:r w:rsidRPr="002C0E60">
        <w:rPr>
          <w:rFonts w:ascii="Times New Roman" w:hAnsi="Times New Roman"/>
          <w:lang w:eastAsia="x-none"/>
        </w:rPr>
        <w:t xml:space="preserve">. Furthermore, effect sizes from the same studies can be correlated at the level </w:t>
      </w:r>
      <w:r>
        <w:rPr>
          <w:rFonts w:ascii="Times New Roman" w:hAnsi="Times New Roman"/>
          <w:lang w:eastAsia="x-none"/>
        </w:rPr>
        <w:t xml:space="preserve">of </w:t>
      </w:r>
      <w:r w:rsidRPr="002C0E60">
        <w:rPr>
          <w:rFonts w:ascii="Times New Roman" w:hAnsi="Times New Roman"/>
          <w:lang w:eastAsia="x-none"/>
        </w:rPr>
        <w:t>sampling error (e.g., the same individuals are used to calculate 2 effect sizes, see Nobl</w:t>
      </w:r>
      <w:r>
        <w:rPr>
          <w:rFonts w:ascii="Times New Roman" w:hAnsi="Times New Roman"/>
          <w:lang w:eastAsia="x-none"/>
        </w:rPr>
        <w:t>e</w:t>
      </w:r>
      <w:r w:rsidRPr="002C0E60">
        <w:rPr>
          <w:rFonts w:ascii="Times New Roman" w:hAnsi="Times New Roman"/>
          <w:lang w:eastAsia="x-none"/>
        </w:rPr>
        <w:t xml:space="preserve"> et al.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ExcludeAuth="1"&gt;&lt;Author&gt;Noble&lt;/Author&gt;&lt;Year&gt;2017&lt;/Year&gt;&lt;RecNum&gt;3&lt;/RecNum&gt;&lt;DisplayText&gt;2017&lt;/DisplayText&gt;&lt;record&gt;&lt;rec-number&gt;3&lt;/rec-number&gt;&lt;foreign-keys&gt;&lt;key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2017</w:t>
        </w:r>
        <w:r w:rsidR="00032288">
          <w:rPr>
            <w:rFonts w:ascii="Times New Roman" w:hAnsi="Times New Roman"/>
            <w:lang w:eastAsia="x-none"/>
          </w:rPr>
          <w:fldChar w:fldCharType="end"/>
        </w:r>
      </w:hyperlink>
      <w:r w:rsidRPr="002C0E60">
        <w:rPr>
          <w:rFonts w:ascii="Times New Roman" w:hAnsi="Times New Roman"/>
          <w:lang w:eastAsia="x-none"/>
        </w:rPr>
        <w:t>). We can write a meta-analytic model which can accommodate these three points above, as follows</w:t>
      </w:r>
      <w:ins w:id="564" w:author="Shinichi Nakagawa" w:date="2022-02-13T13:45:00Z">
        <w:r w:rsidR="00F5079F">
          <w:rPr>
            <w:rFonts w:ascii="Times New Roman" w:hAnsi="Times New Roman"/>
            <w:lang w:eastAsia="x-none"/>
          </w:rPr>
          <w:t xml:space="preserve"> (</w:t>
        </w:r>
      </w:ins>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&lt;EndNote&gt;&lt;Cite&gt;&lt;Author&gt;Cinar&lt;/Author&gt;&lt;Year&gt;2022&lt;/Year&gt;&lt;RecNum&gt;40&lt;/RecNum&gt;&lt;DisplayText&gt;Nakagawa &amp;amp; Santos 2012; Cinar&lt;style face="italic"&gt; et al.&lt;/style&gt; 2022&lt;/DisplayText&gt;&lt;record&gt;&lt;rec-number&gt;40&lt;/rec-number&gt;&lt;foreign-keys&gt;&lt;key app="EN" db-id="st9refvxgzfta3eddeq5ww56spfsa9z9rsrs" timestamp="1644870818"&gt;40&lt;/key&gt;&lt;/foreign-keys&gt;&lt;ref-type name="Journal Article"&gt;17&lt;/ref-type&gt;&lt;contributors&gt;&lt;authors&gt;&lt;author&gt;Cinar, Ozan&lt;/author&gt;&lt;author&gt;Nakagawa, Shinichi&lt;/author&gt;&lt;author&gt;Viechtbauer, Wolfgang&lt;/author&gt;&lt;/authors&gt;&lt;/contributors&gt;&lt;titles&gt;&lt;title&gt;Phylogenetic multilevel meta-analysis: A simulation study on the importance of modelling the phylogeny&lt;/title&gt;&lt;secondary-title&gt;Methods in Ecology and Evolution&lt;/secondary-title&gt;&lt;/titles&gt;&lt;periodical&gt;&lt;full-title&gt;Methods in Ecology and Evolution&lt;/full-title&gt;&lt;abbr-1&gt;Methods Ecol Evol&lt;/abbr-1&gt;&lt;/periodical&gt;&lt;pages&gt;383-395&lt;/pages&gt;&lt;volume&gt;13&lt;/volume&gt;&lt;number&gt;2&lt;/number&gt;&lt;dates&gt;&lt;year&gt;2022&lt;/year&gt;&lt;/dates&gt;&lt;isbn&gt;2041-210X&lt;/isbn&gt;&lt;urls&gt;&lt;related-urls&gt;&lt;url&gt;https://besjournals.onlinelibrary.wiley.com/doi/abs/10.1111/2041-210X.13760&lt;/url&gt;&lt;/related-urls&gt;&lt;/urls&gt;&lt;electronic-resource-num&gt;https://doi.org/10.1111/2041-210X.13760&lt;/electronic-resource-num&gt;&lt;/record&gt;&lt;/Cite&gt;&lt;Cite&gt;&lt;Author&gt;Nakagawa&lt;/Author&gt;&lt;Year&gt;2012&lt;/Year&gt;&lt;RecNum&gt;2&lt;/RecNum&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032288">
        <w:rPr>
          <w:rFonts w:ascii="Times New Roman" w:hAnsi="Times New Roman"/>
          <w:noProof/>
          <w:lang w:eastAsia="x-none"/>
        </w:rPr>
        <w:t xml:space="preserve">; </w:t>
      </w:r>
      <w:hyperlink w:anchor="_ENREF_2" w:tooltip="Cinar, 2022 #40" w:history="1">
        <w:r w:rsidR="00032288">
          <w:rPr>
            <w:rFonts w:ascii="Times New Roman" w:hAnsi="Times New Roman"/>
            <w:noProof/>
            <w:lang w:eastAsia="x-none"/>
          </w:rPr>
          <w:t>Cinar</w:t>
        </w:r>
        <w:r w:rsidR="00032288" w:rsidRPr="00032288">
          <w:rPr>
            <w:rFonts w:ascii="Times New Roman" w:hAnsi="Times New Roman"/>
            <w:i/>
            <w:noProof/>
            <w:lang w:eastAsia="x-none"/>
          </w:rPr>
          <w:t xml:space="preserve"> et al.</w:t>
        </w:r>
        <w:r w:rsidR="00032288">
          <w:rPr>
            <w:rFonts w:ascii="Times New Roman" w:hAnsi="Times New Roman"/>
            <w:noProof/>
            <w:lang w:eastAsia="x-none"/>
          </w:rPr>
          <w:t xml:space="preserve"> 2022</w:t>
        </w:r>
      </w:hyperlink>
      <w:r w:rsidR="00032288">
        <w:rPr>
          <w:rFonts w:ascii="Times New Roman" w:hAnsi="Times New Roman"/>
          <w:lang w:eastAsia="x-none"/>
        </w:rPr>
        <w:fldChar w:fldCharType="end"/>
      </w:r>
      <w:ins w:id="565" w:author="Shinichi Nakagawa" w:date="2022-02-13T13:45:00Z">
        <w:r w:rsidR="00F5079F">
          <w:rPr>
            <w:rFonts w:ascii="Times New Roman" w:hAnsi="Times New Roman"/>
            <w:lang w:eastAsia="x-none"/>
          </w:rPr>
          <w:t>)</w:t>
        </w:r>
      </w:ins>
      <w:r w:rsidRPr="002C0E60">
        <w:rPr>
          <w:rFonts w:ascii="Times New Roman" w:hAnsi="Times New Roman"/>
          <w:lang w:eastAsia="x-none"/>
        </w:rPr>
        <w:t>:</w:t>
      </w:r>
    </w:p>
    <w:p w14:paraId="21EE89BA" w14:textId="658F159A" w:rsidR="00E81105" w:rsidRPr="002C0E60" w:rsidRDefault="00E81105" w:rsidP="00E81105">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m:t>
          </m:r>
          <m:sSub>
            <m:sSubPr>
              <m:ctrlPr>
                <w:rPr>
                  <w:rFonts w:ascii="Cambria Math" w:hAnsi="Cambria Math" w:cs="Times New Roman"/>
                </w:rPr>
              </m:ctrlPr>
            </m:sSubPr>
            <m:e>
              <m:r>
                <m:rPr>
                  <m:nor/>
                </m:rPr>
                <w:rPr>
                  <w:rFonts w:ascii="Times New Roman" w:hAnsi="Times New Roman" w:cs="Times New Roman"/>
                </w:rPr>
                <m:t>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mod</m:t>
                  </m:r>
                </m:sub>
              </m:sSub>
            </m:sup>
            <m:e>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k</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566" w:author="Shinichi Nakagawa" w:date="2021-10-04T17:22:00Z">
              <w:rPr>
                <w:rFonts w:ascii="Cambria Math" w:hAnsi="Cambria Math" w:cs="Times New Roman"/>
              </w:rPr>
              <m:t>4</m:t>
            </w:ins>
          </m:r>
          <m:r>
            <w:del w:id="567" w:author="Shinichi Nakagawa" w:date="2021-10-04T17:22:00Z">
              <w:rPr>
                <w:rFonts w:ascii="Cambria Math" w:hAnsi="Cambria Math" w:cs="Times New Roman"/>
              </w:rPr>
              <m:t>3</m:t>
            </w:del>
          </m:r>
          <m:r>
            <w:rPr>
              <w:rFonts w:ascii="Cambria Math" w:hAnsi="Cambria Math" w:cs="Times New Roman"/>
            </w:rPr>
            <m:t>)</m:t>
          </m:r>
        </m:oMath>
      </m:oMathPara>
    </w:p>
    <w:p w14:paraId="57266E13" w14:textId="77777777" w:rsidR="00E81105" w:rsidRPr="002C0E60" w:rsidRDefault="00032288" w:rsidP="00E81105">
      <w:pPr>
        <w:pStyle w:val="FirstParagraph"/>
        <w:spacing w:line="480" w:lineRule="auto"/>
        <w:contextualSpacing/>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m:rPr>
              <m:nor/>
            </m:rPr>
            <w:rPr>
              <w:rFonts w:ascii="Times New Roman" w:hAnsi="Times New Roman" w:cs="Times New Roman"/>
              <w:b/>
              <w:bCs/>
            </w:rPr>
            <m:t>A</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q</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oMath>
      </m:oMathPara>
    </w:p>
    <w:p w14:paraId="7859B002" w14:textId="727DECE0" w:rsidR="00E81105" w:rsidRPr="002C0E60" w:rsidRDefault="00E81105" w:rsidP="00E81105">
      <w:pPr>
        <w:pStyle w:val="BodyText"/>
        <w:spacing w:line="480" w:lineRule="auto"/>
        <w:contextualSpacing/>
        <w:rPr>
          <w:rFonts w:ascii="Times New Roman" w:hAnsi="Times New Roman"/>
          <w:lang w:val="en-US" w:eastAsia="en-US"/>
        </w:rPr>
      </w:pPr>
      <w:r w:rsidRPr="002C0E60">
        <w:rPr>
          <w:rFonts w:ascii="Times New Roman" w:hAnsi="Times New Roman"/>
          <w:lang w:eastAsia="x-none"/>
        </w:rPr>
        <w:t xml:space="preserve">where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2C0E60">
        <w:rPr>
          <w:rFonts w:ascii="Times New Roman" w:hAnsi="Times New Roman"/>
          <w:lang w:eastAsia="x-none"/>
        </w:rPr>
        <w:t xml:space="preserve"> is the </w:t>
      </w:r>
      <w:r w:rsidRPr="002C0E60">
        <w:rPr>
          <w:rFonts w:ascii="Times New Roman" w:hAnsi="Times New Roman"/>
          <w:i/>
          <w:iCs/>
          <w:lang w:eastAsia="x-none"/>
        </w:rPr>
        <w:t>k</w:t>
      </w:r>
      <w:r w:rsidRPr="002C0E60">
        <w:rPr>
          <w:rFonts w:ascii="Times New Roman" w:hAnsi="Times New Roman"/>
          <w:lang w:eastAsia="x-none"/>
        </w:rPr>
        <w:t xml:space="preserve">th moderator’s value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2C0E60">
        <w:rPr>
          <w:rFonts w:ascii="Times New Roman" w:hAnsi="Times New Roman"/>
          <w:lang w:eastAsia="x-none"/>
        </w:rPr>
        <w:t xml:space="preserve"> is the regression coefficient of the </w:t>
      </w:r>
      <w:r w:rsidRPr="002C0E60">
        <w:rPr>
          <w:rFonts w:ascii="Times New Roman" w:hAnsi="Times New Roman"/>
          <w:i/>
          <w:iCs/>
          <w:lang w:eastAsia="x-none"/>
        </w:rPr>
        <w:t>k</w:t>
      </w:r>
      <w:r w:rsidRPr="002C0E60">
        <w:rPr>
          <w:rFonts w:ascii="Times New Roman" w:hAnsi="Times New Roman"/>
          <w:lang w:eastAsia="x-none"/>
        </w:rPr>
        <w:t>th moderator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mod</w:t>
      </w:r>
      <w:r w:rsidRPr="002C0E60">
        <w:rPr>
          <w:rFonts w:ascii="Times New Roman" w:hAnsi="Times New Roman"/>
        </w:rPr>
        <w:t>, the number of moderators),</w:t>
      </w:r>
      <w:r w:rsidRPr="002C0E60">
        <w:rPr>
          <w:rFonts w:ascii="Times New Roman" w:hAnsi="Times New Roman"/>
          <w:lang w:eastAsia="x-none"/>
        </w:rPr>
        <w:t xml:space="preserve"> </w:t>
      </w:r>
      <w:r w:rsidRPr="002C0E60">
        <w:rPr>
          <w:rFonts w:ascii="Times New Roman" w:hAnsi="Times New Roman"/>
          <w:i/>
          <w:iCs/>
          <w:lang w:eastAsia="x-none"/>
        </w:rPr>
        <w:t>a</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rFonts w:ascii="Times New Roman" w:hAnsi="Times New Roman"/>
            <w:b/>
          </w:rPr>
          <m:t>A</m:t>
        </m:r>
      </m:oMath>
      <w:r w:rsidRPr="002C0E60">
        <w:rPr>
          <w:rFonts w:ascii="Times New Roman" w:hAnsi="Times New Roman"/>
          <w:b/>
        </w:rPr>
        <w:t xml:space="preserve"> </w:t>
      </w:r>
      <w:r w:rsidRPr="002C0E60">
        <w:rPr>
          <w:rFonts w:ascii="Times New Roman" w:hAnsi="Times New Roman"/>
          <w:bCs/>
        </w:rPr>
        <w:t>(</w:t>
      </w:r>
      <w:r w:rsidRPr="002C0E60">
        <w:rPr>
          <w:rFonts w:ascii="Times New Roman" w:hAnsi="Times New Roman"/>
          <w:b/>
        </w:rPr>
        <w:t>A</w:t>
      </w:r>
      <w:r w:rsidRPr="002C0E60">
        <w:rPr>
          <w:rFonts w:ascii="Times New Roman" w:hAnsi="Times New Roman"/>
          <w:bCs/>
        </w:rPr>
        <w:t xml:space="preserve"> is a correlation matrix derived from a phylogeny; see </w:t>
      </w:r>
      <w:hyperlink w:anchor="_ENREF_7" w:tooltip="Hadfield, 2010 #10" w:history="1">
        <w:r w:rsidR="00032288">
          <w:rPr>
            <w:rFonts w:ascii="Times New Roman" w:hAnsi="Times New Roman"/>
            <w:bCs/>
          </w:rPr>
          <w:fldChar w:fldCharType="begin"/>
        </w:r>
        <w:r w:rsidR="00032288">
          <w:rPr>
            <w:rFonts w:ascii="Times New Roman" w:hAnsi="Times New Roman"/>
            <w:bCs/>
          </w:rPr>
          <w:instrText xml:space="preserve"> ADDIN EN.CITE &lt;EndNote&gt;&lt;Cite&gt;&lt;Author&gt;Hadfield&lt;/Author&gt;&lt;Year&gt;2010&lt;/Year&gt;&lt;RecNum&gt;10&lt;/RecNum&gt;&lt;DisplayText&gt;Hadfield &amp;amp; Nakagawa 2010&lt;/DisplayText&gt;&lt;record&gt;&lt;rec-number&gt;10&lt;/rec-number&gt;&lt;foreign-keys&gt;&lt;key app="EN" db-id="st9refvxgzfta3eddeq5ww56spfsa9z9rsrs" timestamp="1616101435"&gt;10&lt;/key&gt;&lt;/foreign-keys&gt;&lt;ref-type name="Journal Article"&gt;17&lt;/ref-type&gt;&lt;contributors&gt;&lt;authors&gt;&lt;author&gt;Hadfield, JD&lt;/author&gt;&lt;author&gt;Nakagawa, S&lt;/author&gt;&lt;/authors&gt;&lt;/contributors&gt;&lt;titles&gt;&lt;title&gt;General quantitative genetic methods for comparative biology: phylogenies, taxonomies and multi-trait models for continuous and categorical characters&lt;/title&gt;&lt;secondary-title&gt;Journal of Evolutionary Biology&lt;/secondary-title&gt;&lt;/titles&gt;&lt;periodical&gt;&lt;full-title&gt;Journal of Evolutionary Biology&lt;/full-title&gt;&lt;/periodical&gt;&lt;pages&gt;494 - 508&lt;/pages&gt;&lt;volume&gt;23&lt;/volume&gt;&lt;dates&gt;&lt;year&gt;2010&lt;/year&gt;&lt;/dates&gt;&lt;accession-num&gt;doi:10.1111/j.1420-9101.2009.01915.x&lt;/accession-num&gt;&lt;urls&gt;&lt;related-urls&gt;&lt;url&gt;http://onlinelibrary.wiley.com/store/10.1111/j.1420-9101.2009.01915.x/asset/j.1420-9101.2009.01915.x.pdf?v=1&amp;amp;t=hox7u3x0&amp;amp;s=84d21d0234ab607c8b33a5b950e7af004ced9d85&lt;/url&gt;&lt;/related-urls&gt;&lt;/urls&gt;&lt;/record&gt;&lt;/Cite&gt;&lt;/EndNote&gt;</w:instrText>
        </w:r>
        <w:r w:rsidR="00032288">
          <w:rPr>
            <w:rFonts w:ascii="Times New Roman" w:hAnsi="Times New Roman"/>
            <w:bCs/>
          </w:rPr>
          <w:fldChar w:fldCharType="separate"/>
        </w:r>
        <w:r w:rsidR="00032288">
          <w:rPr>
            <w:rFonts w:ascii="Times New Roman" w:hAnsi="Times New Roman"/>
            <w:bCs/>
            <w:noProof/>
          </w:rPr>
          <w:t>Hadfield &amp; Nakagawa 2010</w:t>
        </w:r>
        <w:r w:rsidR="00032288">
          <w:rPr>
            <w:rFonts w:ascii="Times New Roman" w:hAnsi="Times New Roman"/>
            <w:bCs/>
          </w:rPr>
          <w:fldChar w:fldCharType="end"/>
        </w:r>
      </w:hyperlink>
      <w:r w:rsidRPr="002C0E60">
        <w:rPr>
          <w:rFonts w:ascii="Times New Roman" w:hAnsi="Times New Roman"/>
          <w:bCs/>
        </w:rPr>
        <w:t>)</w:t>
      </w:r>
      <w:r w:rsidRPr="002C0E60">
        <w:rPr>
          <w:rFonts w:ascii="Times New Roman" w:hAnsi="Times New Roman"/>
          <w:lang w:eastAsia="x-none"/>
        </w:rPr>
        <w:t xml:space="preserve">; </w:t>
      </w:r>
      <w:r w:rsidRPr="002C0E60">
        <w:rPr>
          <w:rFonts w:ascii="Times New Roman" w:hAnsi="Times New Roman"/>
          <w:i/>
          <w:iCs/>
          <w:lang w:eastAsia="x-none"/>
        </w:rPr>
        <w:t>q</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non-phylogenetic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distributed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Pr="002C0E60">
        <w:rPr>
          <w:rFonts w:ascii="Times New Roman" w:hAnsi="Times New Roman"/>
        </w:rPr>
        <w:t xml:space="preserve">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species</w:t>
      </w:r>
      <w:r w:rsidRPr="002C0E60">
        <w:rPr>
          <w:rFonts w:ascii="Times New Roman" w:hAnsi="Times New Roman"/>
        </w:rPr>
        <w:t xml:space="preserve">, the number of species, which is different from </w:t>
      </w:r>
      <w:r w:rsidRPr="002C0E60">
        <w:rPr>
          <w:rFonts w:ascii="Times New Roman" w:hAnsi="Times New Roman"/>
          <w:i/>
          <w:iCs/>
        </w:rPr>
        <w:t>N</w:t>
      </w:r>
      <w:r w:rsidRPr="002C0E60">
        <w:rPr>
          <w:rFonts w:ascii="Times New Roman" w:hAnsi="Times New Roman"/>
          <w:i/>
          <w:iCs/>
          <w:vertAlign w:val="subscript"/>
        </w:rPr>
        <w:t>study</w:t>
      </w:r>
      <w:r w:rsidRPr="002C0E60">
        <w:rPr>
          <w:rFonts w:ascii="Times New Roman" w:hAnsi="Times New Roman"/>
        </w:rPr>
        <w:t xml:space="preserve"> &gt; </w:t>
      </w:r>
      <w:r w:rsidRPr="002C0E60">
        <w:rPr>
          <w:rFonts w:ascii="Times New Roman" w:hAnsi="Times New Roman"/>
          <w:i/>
          <w:iCs/>
        </w:rPr>
        <w:t>N</w:t>
      </w:r>
      <w:r w:rsidRPr="002C0E60">
        <w:rPr>
          <w:rFonts w:ascii="Times New Roman" w:hAnsi="Times New Roman"/>
          <w:i/>
          <w:iCs/>
          <w:vertAlign w:val="subscript"/>
        </w:rPr>
        <w:t>effect-size</w:t>
      </w:r>
      <w:r w:rsidRPr="002C0E60">
        <w:rPr>
          <w:rFonts w:ascii="Times New Roman" w:hAnsi="Times New Roman"/>
        </w:rPr>
        <w:t>); and</w:t>
      </w:r>
      <w:r w:rsidRPr="002C0E60">
        <w:rPr>
          <w:rFonts w:ascii="Times New Roman" w:hAnsi="Times New Roman"/>
          <w:lang w:eastAsia="x-none"/>
        </w:rPr>
        <w:t xml:space="preserve"> the </w:t>
      </w:r>
      <w:commentRangeStart w:id="568"/>
      <w:r w:rsidRPr="002C0E60">
        <w:rPr>
          <w:rFonts w:ascii="Times New Roman" w:hAnsi="Times New Roman"/>
          <w:lang w:eastAsia="x-none"/>
        </w:rPr>
        <w:t xml:space="preserve">other notations are the same as above. </w:t>
      </w:r>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is a variance-covariance matrix</w:t>
      </w:r>
      <w:r>
        <w:rPr>
          <w:rFonts w:ascii="Times New Roman" w:hAnsi="Times New Roman"/>
          <w:lang w:eastAsia="x-none"/>
        </w:rPr>
        <w:t xml:space="preserve"> of the sampling variance, which may result, say, when effect sizes share a common-control (e.g., Noble et al. 2017)</w:t>
      </w:r>
      <w:r w:rsidRPr="002C0E60">
        <w:rPr>
          <w:rFonts w:ascii="Times New Roman" w:hAnsi="Times New Roman"/>
          <w:lang w:eastAsia="x-none"/>
        </w:rPr>
        <w:t xml:space="preserve">; for example, when </w:t>
      </w:r>
      <w:commentRangeEnd w:id="568"/>
      <w:r w:rsidR="00774454">
        <w:rPr>
          <w:rStyle w:val="CommentReference"/>
          <w:color w:val="auto"/>
        </w:rPr>
        <w:commentReference w:id="568"/>
      </w:r>
      <w:r w:rsidRPr="002C0E60">
        <w:rPr>
          <w:rFonts w:ascii="Times New Roman" w:hAnsi="Times New Roman"/>
          <w:lang w:eastAsia="x-none"/>
        </w:rPr>
        <w:t xml:space="preserve">we have 5 cases from 3 studies, </w:t>
      </w:r>
      <w:commentRangeStart w:id="569"/>
      <w:commentRangeStart w:id="570"/>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can be written </w:t>
      </w:r>
      <w:commentRangeEnd w:id="569"/>
      <w:r>
        <w:rPr>
          <w:rStyle w:val="CommentReference"/>
          <w:color w:val="auto"/>
        </w:rPr>
        <w:commentReference w:id="569"/>
      </w:r>
      <w:commentRangeEnd w:id="570"/>
      <w:r>
        <w:rPr>
          <w:rStyle w:val="CommentReference"/>
          <w:color w:val="auto"/>
        </w:rPr>
        <w:commentReference w:id="570"/>
      </w:r>
      <w:r w:rsidRPr="002C0E60">
        <w:rPr>
          <w:rFonts w:ascii="Times New Roman" w:hAnsi="Times New Roman"/>
          <w:lang w:eastAsia="x-none"/>
        </w:rPr>
        <w:t>as:</w:t>
      </w:r>
    </w:p>
    <w:p w14:paraId="23C22627" w14:textId="0C7E85A1" w:rsidR="00E81105" w:rsidRPr="002C0E60" w:rsidRDefault="00032288" w:rsidP="00E81105">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rad>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rad>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hAnsi="Cambria Math" w:cs="Times New Roman"/>
            </w:rPr>
            <m:t>,    (1</m:t>
          </m:r>
          <m:r>
            <w:ins w:id="571" w:author="Shinichi Nakagawa" w:date="2021-10-04T17:22:00Z">
              <w:rPr>
                <w:rFonts w:ascii="Cambria Math" w:hAnsi="Cambria Math" w:cs="Times New Roman"/>
              </w:rPr>
              <m:t>5</m:t>
            </w:ins>
          </m:r>
          <m:r>
            <w:del w:id="572" w:author="Shinichi Nakagawa" w:date="2021-10-04T17:22:00Z">
              <w:rPr>
                <w:rFonts w:ascii="Cambria Math" w:hAnsi="Cambria Math" w:cs="Times New Roman"/>
              </w:rPr>
              <m:t>4</m:t>
            </w:del>
          </m:r>
          <m:r>
            <w:rPr>
              <w:rFonts w:ascii="Cambria Math" w:hAnsi="Cambria Math" w:cs="Times New Roman"/>
            </w:rPr>
            <m:t>)</m:t>
          </m:r>
        </m:oMath>
      </m:oMathPara>
    </w:p>
    <w:p w14:paraId="6A3E6F85" w14:textId="70039716" w:rsidR="00E81105" w:rsidRDefault="00E81105" w:rsidP="00E81105">
      <w:pPr>
        <w:spacing w:line="480" w:lineRule="auto"/>
        <w:contextualSpacing/>
        <w:rPr>
          <w:rFonts w:ascii="Times New Roman" w:hAnsi="Times New Roman"/>
          <w:lang w:eastAsia="x-none"/>
        </w:rPr>
      </w:pPr>
      <w:r w:rsidRPr="002C0E60">
        <w:rPr>
          <w:rFonts w:ascii="Times New Roman" w:hAnsi="Times New Roman"/>
          <w:lang w:eastAsia="x-none"/>
        </w:rPr>
        <w:lastRenderedPageBreak/>
        <w:t xml:space="preserve">where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C0E60">
        <w:rPr>
          <w:rFonts w:ascii="Times New Roman" w:hAnsi="Times New Roman"/>
          <w:lang w:eastAsia="x-none"/>
        </w:rPr>
        <w:t xml:space="preserve"> are the sampling variance</w:t>
      </w:r>
      <w:r>
        <w:rPr>
          <w:rFonts w:ascii="Times New Roman" w:hAnsi="Times New Roman"/>
          <w:lang w:eastAsia="x-none"/>
        </w:rPr>
        <w:t>s</w:t>
      </w:r>
      <w:r w:rsidRPr="002C0E60">
        <w:rPr>
          <w:rFonts w:ascii="Times New Roman" w:hAnsi="Times New Roman"/>
          <w:lang w:eastAsia="x-none"/>
        </w:rPr>
        <w:t xml:space="preserve"> for the 1</w:t>
      </w:r>
      <w:r w:rsidRPr="002C0E60">
        <w:rPr>
          <w:rFonts w:ascii="Times New Roman" w:hAnsi="Times New Roman"/>
          <w:vertAlign w:val="superscript"/>
          <w:lang w:eastAsia="x-none"/>
        </w:rPr>
        <w:t>st</w:t>
      </w:r>
      <w:r w:rsidRPr="002C0E60">
        <w:rPr>
          <w:rFonts w:ascii="Times New Roman" w:hAnsi="Times New Roman"/>
          <w:lang w:eastAsia="x-none"/>
        </w:rPr>
        <w:t xml:space="preserve"> and 2</w:t>
      </w:r>
      <w:r w:rsidRPr="002C0E60">
        <w:rPr>
          <w:rFonts w:ascii="Times New Roman" w:hAnsi="Times New Roman"/>
          <w:vertAlign w:val="superscript"/>
          <w:lang w:eastAsia="x-none"/>
        </w:rPr>
        <w:t>nd</w:t>
      </w:r>
      <w:r w:rsidRPr="002C0E60">
        <w:rPr>
          <w:rFonts w:ascii="Times New Roman" w:hAnsi="Times New Roman"/>
          <w:lang w:eastAsia="x-none"/>
        </w:rPr>
        <w:t xml:space="preserve"> effect sizes from the same study,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2</m:t>
                </m:r>
              </m:sub>
            </m:sSub>
          </m:e>
        </m:rad>
      </m:oMath>
      <w:r w:rsidRPr="002C0E60">
        <w:rPr>
          <w:rFonts w:ascii="Times New Roman" w:hAnsi="Times New Roman"/>
        </w:rPr>
        <w:t xml:space="preserve">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1</m:t>
                </m:r>
              </m:sub>
            </m:sSub>
          </m:e>
        </m:rad>
      </m:oMath>
      <w:r w:rsidRPr="002C0E60">
        <w:rPr>
          <w:rFonts w:ascii="Times New Roman" w:hAnsi="Times New Roman"/>
        </w:rPr>
        <w:t xml:space="preserve"> are the co-variance</w:t>
      </w:r>
      <w:r>
        <w:rPr>
          <w:rFonts w:ascii="Times New Roman" w:hAnsi="Times New Roman"/>
        </w:rPr>
        <w:t>s</w:t>
      </w:r>
      <w:r w:rsidRPr="002C0E60">
        <w:rPr>
          <w:rFonts w:ascii="Times New Roman" w:hAnsi="Times New Roman"/>
        </w:rPr>
        <w:t xml:space="preserve"> between the two effect sizes (the 1</w:t>
      </w:r>
      <w:r w:rsidRPr="002C0E60">
        <w:rPr>
          <w:rFonts w:ascii="Times New Roman" w:hAnsi="Times New Roman"/>
          <w:vertAlign w:val="superscript"/>
        </w:rPr>
        <w:t>st</w:t>
      </w:r>
      <w:r w:rsidRPr="002C0E60">
        <w:rPr>
          <w:rFonts w:ascii="Times New Roman" w:hAnsi="Times New Roman"/>
        </w:rPr>
        <w:t xml:space="preserve"> study), </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4</m:t>
            </m:r>
          </m:sub>
        </m:sSub>
      </m:oMath>
      <w:r w:rsidRPr="002C0E60">
        <w:rPr>
          <w:rFonts w:ascii="Times New Roman" w:hAnsi="Times New Roman"/>
          <w:lang w:eastAsia="x-none"/>
        </w:rPr>
        <w:t xml:space="preserve"> and come from the same study (the 2</w:t>
      </w:r>
      <w:r w:rsidRPr="002C0E60">
        <w:rPr>
          <w:rFonts w:ascii="Times New Roman" w:hAnsi="Times New Roman"/>
          <w:vertAlign w:val="superscript"/>
          <w:lang w:eastAsia="x-none"/>
        </w:rPr>
        <w:t>nd</w:t>
      </w:r>
      <w:r w:rsidRPr="002C0E60">
        <w:rPr>
          <w:rFonts w:ascii="Times New Roman" w:hAnsi="Times New Roman"/>
          <w:lang w:eastAsia="x-none"/>
        </w:rPr>
        <w:t xml:space="preserve"> study</w:t>
      </w:r>
      <w:r>
        <w:rPr>
          <w:rFonts w:ascii="Times New Roman" w:hAnsi="Times New Roman"/>
          <w:lang w:eastAsia="x-none"/>
        </w:rPr>
        <w:t xml:space="preserve">; if we want to make this equation similar to Equation 12, then </w:t>
      </w:r>
      <m:oMath>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3</m:t>
            </m:r>
          </m:sub>
        </m:sSub>
      </m:oMath>
      <w:r>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4</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4</m:t>
            </m:r>
          </m:sub>
        </m:sSub>
      </m:oMath>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5</m:t>
            </m:r>
          </m:sub>
        </m:sSub>
      </m:oMath>
      <w:r>
        <w:rPr>
          <w:rFonts w:ascii="Times New Roman" w:hAnsi="Times New Roman"/>
        </w:rPr>
        <w:t xml:space="preserve"> </w:t>
      </w:r>
      <w:r w:rsidRPr="002C0E60">
        <w:rPr>
          <w:rFonts w:ascii="Times New Roman" w:hAnsi="Times New Roman"/>
          <w:lang w:eastAsia="x-none"/>
        </w:rPr>
        <w:t>is the sampling variance of the 5</w:t>
      </w:r>
      <w:r w:rsidRPr="002C0E60">
        <w:rPr>
          <w:rFonts w:ascii="Times New Roman" w:hAnsi="Times New Roman"/>
          <w:vertAlign w:val="superscript"/>
          <w:lang w:eastAsia="x-none"/>
        </w:rPr>
        <w:t>th</w:t>
      </w:r>
      <w:r w:rsidRPr="002C0E60">
        <w:rPr>
          <w:rFonts w:ascii="Times New Roman" w:hAnsi="Times New Roman"/>
          <w:lang w:eastAsia="x-none"/>
        </w:rPr>
        <w:t xml:space="preserve"> effect size from another study</w:t>
      </w:r>
      <w:r>
        <w:rPr>
          <w:rFonts w:ascii="Times New Roman" w:hAnsi="Times New Roman"/>
          <w:lang w:eastAsia="x-none"/>
        </w:rPr>
        <w:t>. Th</w:t>
      </w:r>
      <w:r w:rsidRPr="002C0E60">
        <w:rPr>
          <w:rFonts w:ascii="Times New Roman" w:hAnsi="Times New Roman"/>
          <w:lang w:eastAsia="x-none"/>
        </w:rPr>
        <w:t xml:space="preserve">e correlation </w:t>
      </w:r>
      <m:oMath>
        <m:r>
          <w:rPr>
            <w:rFonts w:ascii="Cambria Math" w:hAnsi="Cambria Math"/>
          </w:rPr>
          <m:t>ρ</m:t>
        </m:r>
      </m:oMath>
      <w:r w:rsidRPr="002C0E60">
        <w:rPr>
          <w:rFonts w:ascii="Times New Roman" w:hAnsi="Times New Roman"/>
          <w:lang w:eastAsia="x-none"/>
        </w:rPr>
        <w:t xml:space="preserve"> needs to be provided</w:t>
      </w:r>
      <w:r>
        <w:rPr>
          <w:rFonts w:ascii="Times New Roman" w:hAnsi="Times New Roman"/>
          <w:lang w:eastAsia="x-none"/>
        </w:rPr>
        <w:t>, but can</w:t>
      </w:r>
      <w:r w:rsidRPr="002C0E60">
        <w:rPr>
          <w:rFonts w:ascii="Times New Roman" w:hAnsi="Times New Roman"/>
          <w:lang w:eastAsia="x-none"/>
        </w:rPr>
        <w:t xml:space="preserve"> often</w:t>
      </w:r>
      <w:r>
        <w:rPr>
          <w:rFonts w:ascii="Times New Roman" w:hAnsi="Times New Roman"/>
          <w:lang w:eastAsia="x-none"/>
        </w:rPr>
        <w:t xml:space="preserve"> be</w:t>
      </w:r>
      <w:r w:rsidRPr="002C0E60">
        <w:rPr>
          <w:rFonts w:ascii="Times New Roman" w:hAnsi="Times New Roman"/>
          <w:lang w:eastAsia="x-none"/>
        </w:rPr>
        <w:t xml:space="preserve"> assumed to be 0.5 or 0.8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for a formula</w:t>
      </w:r>
      <w:r w:rsidRPr="002C0E60">
        <w:rPr>
          <w:rFonts w:ascii="Times New Roman" w:hAnsi="Times New Roman"/>
          <w:lang w:eastAsia="x-none"/>
        </w:rPr>
        <w:t xml:space="preserve"> for</w:t>
      </w:r>
      <w:r>
        <w:rPr>
          <w:rFonts w:ascii="Times New Roman" w:hAnsi="Times New Roman"/>
          <w:lang w:eastAsia="x-none"/>
        </w:rPr>
        <w:t xml:space="preserve"> the direct estimation of</w:t>
      </w:r>
      <w:r w:rsidRPr="002C0E60">
        <w:rPr>
          <w:rFonts w:ascii="Times New Roman" w:hAnsi="Times New Roman"/>
          <w:lang w:eastAsia="x-none"/>
        </w:rPr>
        <w:t xml:space="preserve"> the sampling covariance for lnRR, see </w:t>
      </w:r>
      <w:hyperlink w:anchor="_ENREF_13" w:tooltip="Lajeunesse, 2011 #21"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&lt;EndNote&gt;&lt;Cite&gt;&lt;Author&gt;Lajeunesse&lt;/Author&gt;&lt;Year&gt;2011&lt;/Year&gt;&lt;RecNum&gt;21&lt;/RecNum&gt;&lt;DisplayText&gt;Lajeunesse 2011&lt;/DisplayText&gt;&lt;record&gt;&lt;rec-number&gt;21&lt;/rec-number&gt;&lt;foreign-keys&gt;&lt;key app="EN" db-id="st9refvxgzfta3eddeq5ww56spfsa9z9rsrs" timestamp="1616108601"&gt;21&lt;/key&gt;&lt;/foreign-keys&gt;&lt;ref-type name="Journal Article"&gt;17&lt;/ref-type&gt;&lt;contributors&gt;&lt;authors&gt;&lt;author&gt;Lajeunesse, M. J.&lt;/author&gt;&lt;/authors&gt;&lt;/contributors&gt;&lt;auth-address&gt;Univ S Florida, Dept Integrat Biol, Tampa, FL 33620 USA&lt;/auth-address&gt;&lt;titles&gt;&lt;title&gt;On the meta-analysis of response ratios for studies with correlated and multi-group designs&lt;/title&gt;&lt;secondary-title&gt;Ecology&lt;/secondary-title&gt;&lt;alt-title&gt;Ecology&amp;#xD;Ecology&lt;/alt-title&gt;&lt;/titles&gt;&lt;periodical&gt;&lt;full-title&gt;Ecology&lt;/full-title&gt;&lt;abbr-1&gt;Ecology&lt;/abbr-1&gt;&lt;/periodical&gt;&lt;pages&gt;2049-2055&lt;/pages&gt;&lt;volume&gt;92&lt;/volume&gt;&lt;number&gt;11&lt;/number&gt;&lt;keywords&gt;&lt;keyword&gt;generalized least squares&lt;/keyword&gt;&lt;keyword&gt;large-sample theory&lt;/keyword&gt;&lt;keyword&gt;log response ratio&lt;/keyword&gt;&lt;keyword&gt;multivariate effect size&lt;/keyword&gt;&lt;keyword&gt;nonindependence&lt;/keyword&gt;&lt;keyword&gt;variance-covariance matrix&lt;/keyword&gt;&lt;keyword&gt;weighted regression&lt;/keyword&gt;&lt;keyword&gt;effect sizes&lt;/keyword&gt;&lt;keyword&gt;ecology&lt;/keyword&gt;&lt;keyword&gt;plants&lt;/keyword&gt;&lt;/keywords&gt;&lt;dates&gt;&lt;year&gt;2011&lt;/year&gt;&lt;pub-dates&gt;&lt;date&gt;Nov&lt;/date&gt;&lt;/pub-dates&gt;&lt;/dates&gt;&lt;isbn&gt;0012-9658&lt;/isbn&gt;&lt;accession-num&gt;WOS:000296426000006&lt;/accession-num&gt;&lt;urls&gt;&lt;related-urls&gt;&lt;url&gt;&amp;lt;Go to ISI&amp;gt;://WOS:000296426000006&lt;/url&gt;&lt;/related-urls&gt;&lt;/urls&gt;&lt;language&gt;English&lt;/language&gt;&lt;/record&gt;&lt;/Cite&gt;&lt;/EndNote&gt;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Lajeunesse 2011</w:t>
        </w:r>
        <w:r w:rsidR="00032288">
          <w:rPr>
            <w:rFonts w:ascii="Times New Roman" w:hAnsi="Times New Roman"/>
            <w:lang w:eastAsia="x-none"/>
          </w:rPr>
          <w:fldChar w:fldCharType="end"/>
        </w:r>
      </w:hyperlink>
      <w:r w:rsidRPr="002C0E60">
        <w:rPr>
          <w:rFonts w:ascii="Times New Roman" w:hAnsi="Times New Roman"/>
          <w:lang w:eastAsia="x-none"/>
        </w:rPr>
        <w:t>).</w:t>
      </w:r>
    </w:p>
    <w:p w14:paraId="78493AD9" w14:textId="77777777" w:rsidR="00E81105" w:rsidRPr="002C0E60" w:rsidRDefault="00E81105" w:rsidP="00E81105">
      <w:pPr>
        <w:spacing w:line="480" w:lineRule="auto"/>
        <w:contextualSpacing/>
        <w:rPr>
          <w:rFonts w:ascii="Times New Roman" w:hAnsi="Times New Roman"/>
          <w:lang w:eastAsia="x-none"/>
        </w:rPr>
      </w:pPr>
    </w:p>
    <w:p w14:paraId="2C638880" w14:textId="1FF60A43" w:rsidR="00E81105" w:rsidRDefault="00E81105" w:rsidP="00E81105">
      <w:pPr>
        <w:spacing w:line="480" w:lineRule="auto"/>
        <w:contextualSpacing/>
        <w:rPr>
          <w:ins w:id="573" w:author="Shinichi Nakagawa" w:date="2022-02-13T12:34:00Z"/>
          <w:rFonts w:ascii="Times New Roman" w:hAnsi="Times New Roman"/>
          <w:lang w:eastAsia="x-none"/>
        </w:rPr>
      </w:pPr>
      <w:r>
        <w:rPr>
          <w:rFonts w:ascii="Times New Roman" w:hAnsi="Times New Roman"/>
          <w:lang w:eastAsia="x-none"/>
        </w:rPr>
        <w:t xml:space="preserve">In reality, constructing </w:t>
      </w:r>
      <w:r w:rsidRPr="00376C3E">
        <w:rPr>
          <w:rFonts w:ascii="Times New Roman" w:hAnsi="Times New Roman"/>
          <w:b/>
          <w:bCs/>
          <w:lang w:eastAsia="x-none"/>
        </w:rPr>
        <w:t>M</w:t>
      </w:r>
      <w:r w:rsidRPr="00826B04">
        <w:rPr>
          <w:rFonts w:ascii="Times New Roman" w:hAnsi="Times New Roman"/>
          <w:b/>
          <w:bCs/>
          <w:lang w:eastAsia="x-none"/>
        </w:rPr>
        <w:t>*</w:t>
      </w:r>
      <w:r w:rsidRPr="002C0E60">
        <w:rPr>
          <w:rFonts w:ascii="Times New Roman" w:hAnsi="Times New Roman"/>
          <w:lang w:eastAsia="x-none"/>
        </w:rPr>
        <w:t xml:space="preserve"> </w:t>
      </w:r>
      <w:r>
        <w:rPr>
          <w:rFonts w:ascii="Times New Roman" w:hAnsi="Times New Roman"/>
          <w:lang w:eastAsia="x-none"/>
        </w:rPr>
        <w:t xml:space="preserve">may be as challenging as just doing MI for </w:t>
      </w:r>
      <w:r w:rsidRPr="002C0E60">
        <w:rPr>
          <w:rFonts w:ascii="Times New Roman" w:hAnsi="Times New Roman"/>
          <w:lang w:eastAsia="x-none"/>
        </w:rPr>
        <w:t>many ecologists</w:t>
      </w:r>
      <w:r>
        <w:rPr>
          <w:rFonts w:ascii="Times New Roman" w:hAnsi="Times New Roman"/>
          <w:lang w:eastAsia="x-none"/>
        </w:rPr>
        <w:t>, because</w:t>
      </w:r>
      <w:r w:rsidRPr="002C0E60">
        <w:rPr>
          <w:rFonts w:ascii="Times New Roman" w:hAnsi="Times New Roman"/>
          <w:lang w:eastAsia="x-none"/>
        </w:rPr>
        <w:t xml:space="preserve"> the actual value of </w:t>
      </w:r>
      <m:oMath>
        <m:r>
          <w:rPr>
            <w:rFonts w:ascii="Cambria Math" w:hAnsi="Cambria Math"/>
          </w:rPr>
          <m:t>ρ</m:t>
        </m:r>
      </m:oMath>
      <w:r w:rsidRPr="002C0E60">
        <w:rPr>
          <w:rFonts w:ascii="Times New Roman" w:hAnsi="Times New Roman"/>
          <w:lang w:eastAsia="x-none"/>
        </w:rPr>
        <w:t xml:space="preserve"> is </w:t>
      </w:r>
      <w:r>
        <w:rPr>
          <w:rFonts w:ascii="Times New Roman" w:hAnsi="Times New Roman"/>
          <w:lang w:eastAsia="x-none"/>
        </w:rPr>
        <w:t xml:space="preserve">often unknown </w:t>
      </w:r>
      <w:r w:rsidRPr="002C0E60">
        <w:rPr>
          <w:rFonts w:ascii="Times New Roman" w:hAnsi="Times New Roman"/>
          <w:lang w:eastAsia="x-none"/>
        </w:rPr>
        <w:t>(</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 xml:space="preserve">). Fortunately, Hedges </w:t>
      </w:r>
      <w:r w:rsidRPr="002C0E60">
        <w:rPr>
          <w:rFonts w:ascii="Times New Roman" w:hAnsi="Times New Roman"/>
          <w:i/>
          <w:lang w:eastAsia="x-none"/>
        </w:rPr>
        <w:t>et al</w:t>
      </w:r>
      <w:r w:rsidRPr="002C0E60">
        <w:rPr>
          <w:rFonts w:ascii="Times New Roman" w:hAnsi="Times New Roman"/>
          <w:lang w:eastAsia="x-none"/>
        </w:rPr>
        <w:t>. (</w:t>
      </w:r>
      <w:hyperlink w:anchor="_ENREF_9" w:tooltip="Hedges, 2010 #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ExcludeAuth="1"&gt;&lt;Author&gt;Hedges&lt;/Author&gt;&lt;Year&gt;2010&lt;/Year&gt;&lt;RecNum&gt;6&lt;/RecNum&gt;&lt;DisplayText&gt;2010&lt;/DisplayText&gt;&lt;record&gt;&lt;rec-number&gt;6&lt;/rec-number&gt;&lt;foreign-keys&gt;&lt;key app="EN" db-id="st9refvxgzfta3eddeq5ww56spfsa9z9rsrs" timestamp="1616101296"&gt;6&lt;/key&gt;&lt;/foreign-keys&gt;&lt;ref-type name="Journal Article"&gt;17&lt;/ref-type&gt;&lt;contributors&gt;&lt;authors&gt;&lt;author&gt;Hedges, L. V.&lt;/author&gt;&lt;author&gt;Tipton, E.&lt;/author&gt;&lt;author&gt;Johnson, M. C.&lt;/author&gt;&lt;/authors&gt;&lt;/contributors&gt;&lt;auth-address&gt;Northwestern Univ, Stat, Evanston, IL 60208 USA&lt;/auth-address&gt;&lt;titles&gt;&lt;title&gt;Robust variance estimation in meta-regression with dependent effect size estimates&lt;/title&gt;&lt;secondary-title&gt;Research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Methods&lt;/abbr-1&gt;&lt;/alt-periodical&gt;&lt;pages&gt;39-65&lt;/pages&gt;&lt;volume&gt;1&lt;/volume&gt;&lt;number&gt;1&lt;/number&gt;&lt;keywords&gt;&lt;keyword&gt;dependent effects&lt;/keyword&gt;&lt;keyword&gt;meta analysis&lt;/keyword&gt;&lt;keyword&gt;robust standard errors&lt;/keyword&gt;&lt;keyword&gt;meta regression&lt;/keyword&gt;&lt;keyword&gt;metaanalysis&lt;/keyword&gt;&lt;/keywords&gt;&lt;dates&gt;&lt;year&gt;2010&lt;/year&gt;&lt;pub-dates&gt;&lt;date&gt;Jan-Mar&lt;/date&gt;&lt;/pub-dates&gt;&lt;/dates&gt;&lt;isbn&gt;1759-2879&lt;/isbn&gt;&lt;accession-num&gt;WOS:000209380300004&lt;/accession-num&gt;&lt;urls&gt;&lt;related-urls&gt;&lt;url&gt;&amp;lt;Go to ISI&amp;gt;://WOS:000209380300004&lt;/url&gt;&lt;/related-urls&gt;&lt;/urls&gt;&lt;electronic-resource-num&gt;10.1002/jrsm.5&lt;/electronic-resource-num&gt;&lt;language&gt;English&lt;/language&gt;&lt;/record&gt;&lt;/Cite&gt;&lt;/EndNote&gt;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2010</w:t>
        </w:r>
        <w:r w:rsidR="00032288">
          <w:rPr>
            <w:rFonts w:ascii="Times New Roman" w:hAnsi="Times New Roman"/>
            <w:lang w:eastAsia="x-none"/>
          </w:rPr>
          <w:fldChar w:fldCharType="end"/>
        </w:r>
      </w:hyperlink>
      <w:r w:rsidRPr="002C0E60">
        <w:rPr>
          <w:rFonts w:ascii="Times New Roman" w:hAnsi="Times New Roman"/>
          <w:lang w:eastAsia="x-none"/>
        </w:rPr>
        <w:t xml:space="preserve">) derived the robust </w:t>
      </w:r>
      <w:r>
        <w:rPr>
          <w:rFonts w:ascii="Times New Roman" w:hAnsi="Times New Roman"/>
          <w:lang w:eastAsia="x-none"/>
        </w:rPr>
        <w:t>variance</w:t>
      </w:r>
      <w:r w:rsidRPr="002C0E60">
        <w:rPr>
          <w:rFonts w:ascii="Times New Roman" w:hAnsi="Times New Roman"/>
          <w:lang w:eastAsia="x-none"/>
        </w:rPr>
        <w:t xml:space="preserve"> estimator (RVE)</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w:t>
      </w:r>
      <w:r>
        <w:rPr>
          <w:rFonts w:ascii="Times New Roman" w:hAnsi="Times New Roman"/>
          <w:lang w:eastAsia="x-none"/>
        </w:rPr>
        <w:t xml:space="preserve">bypasses these challenges </w:t>
      </w:r>
      <w:r w:rsidRPr="002C0E60">
        <w:rPr>
          <w:rFonts w:ascii="Times New Roman" w:hAnsi="Times New Roman"/>
          <w:lang w:eastAsia="x-none"/>
        </w:rPr>
        <w:t xml:space="preserve">by estimating </w:t>
      </w:r>
      <m:oMath>
        <m:r>
          <w:rPr>
            <w:rFonts w:ascii="Cambria Math" w:hAnsi="Cambria Math"/>
          </w:rPr>
          <m:t>ρ</m:t>
        </m:r>
      </m:oMath>
      <w:r w:rsidRPr="002C0E60">
        <w:rPr>
          <w:rFonts w:ascii="Times New Roman" w:hAnsi="Times New Roman"/>
          <w:lang w:eastAsia="x-none"/>
        </w:rPr>
        <w:t xml:space="preserve"> from the data</w:t>
      </w:r>
      <w:r>
        <w:rPr>
          <w:rFonts w:ascii="Times New Roman" w:hAnsi="Times New Roman"/>
          <w:lang w:eastAsia="x-none"/>
        </w:rPr>
        <w:t xml:space="preserve">. By using RVE we need only construct </w:t>
      </w:r>
      <w:r w:rsidRPr="002C0E60">
        <w:rPr>
          <w:rFonts w:ascii="Times New Roman" w:hAnsi="Times New Roman"/>
          <w:b/>
          <w:bCs/>
          <w:lang w:eastAsia="x-none"/>
        </w:rPr>
        <w:t>M</w:t>
      </w:r>
      <w:r w:rsidRPr="00826B04">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 xml:space="preserve">rather than </w:t>
      </w:r>
      <w:r w:rsidRPr="00376C3E">
        <w:rPr>
          <w:rFonts w:ascii="Times New Roman" w:hAnsi="Times New Roman"/>
          <w:b/>
          <w:bCs/>
          <w:lang w:eastAsia="x-none"/>
        </w:rPr>
        <w:t>M</w:t>
      </w:r>
      <w:r w:rsidRPr="00440F87">
        <w:rPr>
          <w:rFonts w:ascii="Times New Roman" w:hAnsi="Times New Roman"/>
          <w:b/>
          <w:bCs/>
          <w:lang w:eastAsia="x-none"/>
        </w:rPr>
        <w:t>*</w:t>
      </w:r>
      <w:r w:rsidRPr="002C0E60" w:rsidDel="00376C3E">
        <w:rPr>
          <w:rFonts w:ascii="Times New Roman" w:hAnsi="Times New Roman"/>
          <w:lang w:eastAsia="x-none"/>
        </w:rPr>
        <w:t xml:space="preserve"> </w:t>
      </w:r>
      <w:r w:rsidRPr="002C0E60">
        <w:rPr>
          <w:rFonts w:ascii="Times New Roman" w:hAnsi="Times New Roman"/>
          <w:lang w:eastAsia="x-none"/>
        </w:rPr>
        <w:t xml:space="preserve">(see also </w:t>
      </w:r>
      <w:hyperlink w:anchor="_ENREF_29" w:tooltip="Tipton, 2013 #2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&lt;EndNote&gt;&lt;Cite&gt;&lt;Author&gt;Tipton&lt;/Author&gt;&lt;Year&gt;2013&lt;/Year&gt;&lt;RecNum&gt;22&lt;/RecNum&gt;&lt;DisplayText&gt;Tipton 2013&lt;/DisplayText&gt;&lt;record&gt;&lt;rec-number&gt;22&lt;/rec-number&gt;&lt;foreign-keys&gt;&lt;key app="EN" db-id="st9refvxgzfta3eddeq5ww56spfsa9z9rsrs" timestamp="1616108766"&gt;22&lt;/key&gt;&lt;/foreign-keys&gt;&lt;ref-type name="Journal Article"&gt;17&lt;/ref-type&gt;&lt;contributors&gt;&lt;authors&gt;&lt;author&gt;Tipton, E.&lt;/author&gt;&lt;/authors&gt;&lt;/contributors&gt;&lt;auth-address&gt;Columbia Univ, Teachers Coll, New York, NY 10027 USA&lt;/auth-address&gt;&lt;titles&gt;&lt;title&gt;Robust variance estimation in meta-regression with binary dependent effects&lt;/title&gt;&lt;secondary-title&gt;Research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Methods&lt;/abbr-1&gt;&lt;/alt-periodical&gt;&lt;pages&gt;169-187&lt;/pages&gt;&lt;volume&gt;4&lt;/volume&gt;&lt;number&gt;2&lt;/number&gt;&lt;keywords&gt;&lt;keyword&gt;dependent effects&lt;/keyword&gt;&lt;keyword&gt;meta-regression&lt;/keyword&gt;&lt;keyword&gt;robust standard errors&lt;/keyword&gt;&lt;keyword&gt;binary outcomes&lt;/keyword&gt;&lt;keyword&gt;log odds ratio&lt;/keyword&gt;&lt;keyword&gt;log risk ratio&lt;/keyword&gt;&lt;/keywords&gt;&lt;dates&gt;&lt;year&gt;2013&lt;/year&gt;&lt;pub-dates&gt;&lt;date&gt;Jun&lt;/date&gt;&lt;/pub-dates&gt;&lt;/dates&gt;&lt;isbn&gt;1759-2879&lt;/isbn&gt;&lt;accession-num&gt;WOS:000209381500006&lt;/accession-num&gt;&lt;urls&gt;&lt;related-urls&gt;&lt;url&gt;&amp;lt;Go to ISI&amp;gt;://WOS:000209381500006&lt;/url&gt;&lt;/related-urls&gt;&lt;/urls&gt;&lt;electronic-resource-num&gt;10.1002/jrsm.1070&lt;/electronic-resource-num&gt;&lt;language&gt;English&lt;/language&gt;&lt;/record&gt;&lt;/Cite&gt;&lt;/EndNote&gt;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Tipton 2013</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W</w:t>
      </w:r>
      <w:r w:rsidRPr="002C0E60">
        <w:rPr>
          <w:rFonts w:ascii="Times New Roman" w:hAnsi="Times New Roman"/>
          <w:lang w:eastAsia="x-none"/>
        </w:rPr>
        <w:t xml:space="preserve">e show an implementation of this </w:t>
      </w:r>
      <w:commentRangeStart w:id="574"/>
      <w:r w:rsidRPr="002C0E60">
        <w:rPr>
          <w:rFonts w:ascii="Times New Roman" w:hAnsi="Times New Roman"/>
          <w:lang w:eastAsia="x-none"/>
        </w:rPr>
        <w:t xml:space="preserve">procedure in Supporting Information, using </w:t>
      </w:r>
      <w:r>
        <w:rPr>
          <w:rFonts w:ascii="Times New Roman" w:hAnsi="Times New Roman"/>
          <w:lang w:eastAsia="x-none"/>
        </w:rPr>
        <w:t xml:space="preserve">the </w:t>
      </w:r>
      <w:r w:rsidRPr="002C0E60">
        <w:rPr>
          <w:rFonts w:ascii="Times New Roman" w:hAnsi="Times New Roman"/>
          <w:i/>
          <w:iCs/>
          <w:lang w:eastAsia="x-none"/>
        </w:rPr>
        <w:t>clubSandwitch</w:t>
      </w:r>
      <w:r w:rsidRPr="002C0E60">
        <w:rPr>
          <w:rFonts w:ascii="Times New Roman" w:hAnsi="Times New Roman"/>
          <w:lang w:eastAsia="x-none"/>
        </w:rPr>
        <w:t xml:space="preserve"> package (</w:t>
      </w:r>
      <w:hyperlink w:anchor="_ENREF_24" w:tooltip="Pustejovsky, 2017 #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&lt;EndNote&gt;&lt;Cite&gt;&lt;Author&gt;Pustejovsky&lt;/Author&gt;&lt;Year&gt;2017&lt;/Year&gt;&lt;RecNum&gt;4&lt;/RecNum&gt;&lt;DisplayText&gt;Pustejovsky 2017&lt;/DisplayText&gt;&lt;record&gt;&lt;rec-number&gt;4&lt;/rec-number&gt;&lt;foreign-keys&gt;&lt;key app="EN" db-id="st9refvxgzfta3eddeq5ww56spfsa9z9rsrs" timestamp="1616101126"&gt;4&lt;/key&gt;&lt;/foreign-keys&gt;&lt;ref-type name="Journal Article"&gt;17&lt;/ref-type&gt;&lt;contributors&gt;&lt;authors&gt;&lt;author&gt;Pustejovsky, J&lt;/author&gt;&lt;/authors&gt;&lt;/contributors&gt;&lt;titles&gt;&lt;title&gt;clubSandwich: Cluster-robust (sandwich) variance estimators with small-sample corrections. R package version 0.2. 3&lt;/title&gt;&lt;secondary-title&gt;R Found. Stat. Comput., Vienna&lt;/secondary-title&gt;&lt;/titles&gt;&lt;periodical&gt;&lt;full-title&gt;R Found. Stat. Comput., Vienna&lt;/full-title&gt;&lt;/periodical&gt;&lt;dates&gt;&lt;year&gt;2017&lt;/year&gt;&lt;/dates&gt;&lt;urls&gt;&lt;/urls&gt;&lt;/record&gt;&lt;/Cite&gt;&lt;/EndNote&gt;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Pustej</w:t>
        </w:r>
        <w:r w:rsidR="00032288">
          <w:rPr>
            <w:rFonts w:ascii="Times New Roman" w:hAnsi="Times New Roman"/>
            <w:noProof/>
            <w:lang w:eastAsia="x-none"/>
          </w:rPr>
          <w:t>o</w:t>
        </w:r>
        <w:r w:rsidR="00032288">
          <w:rPr>
            <w:rFonts w:ascii="Times New Roman" w:hAnsi="Times New Roman"/>
            <w:noProof/>
            <w:lang w:eastAsia="x-none"/>
          </w:rPr>
          <w:t>vsky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implements the RVE method </w:t>
      </w:r>
      <w:r>
        <w:rPr>
          <w:rFonts w:ascii="Times New Roman" w:hAnsi="Times New Roman"/>
          <w:lang w:eastAsia="x-none"/>
        </w:rPr>
        <w:t>with</w:t>
      </w:r>
      <w:r w:rsidRPr="002C0E60">
        <w:rPr>
          <w:rFonts w:ascii="Times New Roman" w:hAnsi="Times New Roman"/>
          <w:lang w:eastAsia="x-none"/>
        </w:rPr>
        <w:t xml:space="preserve"> a multilevel meta-analysis in </w:t>
      </w:r>
      <w:r w:rsidRPr="002C0E60">
        <w:rPr>
          <w:rFonts w:ascii="Times New Roman" w:hAnsi="Times New Roman"/>
          <w:i/>
          <w:iCs/>
          <w:lang w:eastAsia="x-none"/>
        </w:rPr>
        <w:t>metafor</w:t>
      </w:r>
      <w:r w:rsidRPr="002C0E60">
        <w:rPr>
          <w:rFonts w:ascii="Times New Roman" w:hAnsi="Times New Roman"/>
          <w:lang w:eastAsia="x-none"/>
        </w:rPr>
        <w:t xml:space="preserve">. </w:t>
      </w:r>
      <w:commentRangeEnd w:id="574"/>
      <w:r w:rsidR="00A20F87">
        <w:rPr>
          <w:rStyle w:val="CommentReference"/>
        </w:rPr>
        <w:commentReference w:id="574"/>
      </w:r>
    </w:p>
    <w:p w14:paraId="252962D3" w14:textId="379EF6C6" w:rsidR="00F93128" w:rsidDel="00F64C5B" w:rsidRDefault="00F93128" w:rsidP="00FA41A9">
      <w:pPr>
        <w:pStyle w:val="Heading2"/>
        <w:spacing w:line="480" w:lineRule="auto"/>
        <w:rPr>
          <w:ins w:id="575" w:author="Alistair Senior" w:date="2022-02-14T10:28:00Z"/>
          <w:del w:id="576" w:author="Shinichi Nakagawa" w:date="2022-02-15T07:06:00Z"/>
        </w:rPr>
      </w:pPr>
    </w:p>
    <w:p w14:paraId="5D823595" w14:textId="5493183E" w:rsidR="00FA41A9" w:rsidRPr="007E074E" w:rsidRDefault="00FA41A9" w:rsidP="00FA41A9">
      <w:pPr>
        <w:pStyle w:val="Heading2"/>
        <w:spacing w:line="480" w:lineRule="auto"/>
        <w:rPr>
          <w:ins w:id="577" w:author="Shinichi Nakagawa" w:date="2022-02-13T12:34:00Z"/>
          <w:lang w:val="en-US"/>
          <w:rPrChange w:id="578" w:author="Shinichi Nakagawa" w:date="2022-02-14T16:05:00Z">
            <w:rPr>
              <w:ins w:id="579" w:author="Shinichi Nakagawa" w:date="2022-02-13T12:34:00Z"/>
            </w:rPr>
          </w:rPrChange>
        </w:rPr>
      </w:pPr>
      <w:ins w:id="580" w:author="Shinichi Nakagawa" w:date="2022-02-13T12:34:00Z">
        <w:r w:rsidRPr="006C65DE">
          <w:t>Worked examples</w:t>
        </w:r>
      </w:ins>
      <w:ins w:id="581" w:author="Shinichi Nakagawa" w:date="2022-02-14T16:05:00Z">
        <w:r w:rsidR="007E074E">
          <w:rPr>
            <w:lang w:val="en-US"/>
          </w:rPr>
          <w:t xml:space="preserve"> 1</w:t>
        </w:r>
      </w:ins>
    </w:p>
    <w:p w14:paraId="674E83A5" w14:textId="0C5A432D" w:rsidR="00FA41A9" w:rsidDel="00F9058F" w:rsidRDefault="00A12C43" w:rsidP="00E81105">
      <w:pPr>
        <w:spacing w:line="480" w:lineRule="auto"/>
        <w:contextualSpacing/>
        <w:rPr>
          <w:del w:id="582" w:author="Alistair Senior" w:date="2022-02-14T10:03:00Z"/>
          <w:rFonts w:ascii="Times New Roman" w:hAnsi="Times New Roman"/>
        </w:rPr>
      </w:pPr>
      <w:ins w:id="583" w:author="Alistair Senior" w:date="2022-02-14T10:16:00Z">
        <w:r>
          <w:rPr>
            <w:rFonts w:ascii="Times New Roman" w:hAnsi="Times New Roman"/>
          </w:rPr>
          <w:t xml:space="preserve">Here we provide a pair of worked examples to demonstrate the application of the methods described. </w:t>
        </w:r>
        <w:r w:rsidR="00346C05">
          <w:rPr>
            <w:rFonts w:ascii="Times New Roman" w:hAnsi="Times New Roman"/>
          </w:rPr>
          <w:t xml:space="preserve">Our first example is from </w:t>
        </w:r>
      </w:ins>
      <w:ins w:id="584" w:author="Alistair Senior" w:date="2022-02-14T10:17:00Z">
        <w:r w:rsidR="00346C05">
          <w:rPr>
            <w:rFonts w:ascii="Times New Roman" w:hAnsi="Times New Roman"/>
          </w:rPr>
          <w:t>Mc</w:t>
        </w:r>
        <w:r w:rsidR="00933320">
          <w:rPr>
            <w:rFonts w:ascii="Times New Roman" w:hAnsi="Times New Roman"/>
          </w:rPr>
          <w:t>D</w:t>
        </w:r>
        <w:r w:rsidR="00346C05">
          <w:rPr>
            <w:rFonts w:ascii="Times New Roman" w:hAnsi="Times New Roman"/>
          </w:rPr>
          <w:t>onald et al. (20</w:t>
        </w:r>
        <w:r w:rsidR="00933320">
          <w:rPr>
            <w:rFonts w:ascii="Times New Roman" w:hAnsi="Times New Roman"/>
          </w:rPr>
          <w:t>19</w:t>
        </w:r>
        <w:r w:rsidR="00346C05">
          <w:rPr>
            <w:rFonts w:ascii="Times New Roman" w:hAnsi="Times New Roman"/>
          </w:rPr>
          <w:t>)</w:t>
        </w:r>
        <w:r w:rsidR="00933320">
          <w:rPr>
            <w:rFonts w:ascii="Times New Roman" w:hAnsi="Times New Roman"/>
          </w:rPr>
          <w:t>.</w:t>
        </w:r>
      </w:ins>
      <w:ins w:id="585" w:author="Alistair Senior" w:date="2022-02-14T10:18:00Z">
        <w:r w:rsidR="00933320">
          <w:rPr>
            <w:rFonts w:ascii="Times New Roman" w:hAnsi="Times New Roman"/>
          </w:rPr>
          <w:t xml:space="preserve"> McDonald et al. (2019) studied the effects of strategic-rest grazing (SRG) regimes on</w:t>
        </w:r>
      </w:ins>
      <w:ins w:id="586" w:author="Alistair Senior" w:date="2022-02-14T10:20:00Z">
        <w:r w:rsidR="009E691D">
          <w:rPr>
            <w:rFonts w:ascii="Times New Roman" w:hAnsi="Times New Roman"/>
          </w:rPr>
          <w:t xml:space="preserve"> both</w:t>
        </w:r>
      </w:ins>
      <w:ins w:id="587" w:author="Alistair Senior" w:date="2022-02-14T10:18:00Z">
        <w:r w:rsidR="00933320">
          <w:rPr>
            <w:rFonts w:ascii="Times New Roman" w:hAnsi="Times New Roman"/>
          </w:rPr>
          <w:t xml:space="preserve"> ungrazed and constantly </w:t>
        </w:r>
      </w:ins>
      <w:ins w:id="588" w:author="Alistair Senior" w:date="2022-02-14T10:19:00Z">
        <w:r w:rsidR="00933320">
          <w:rPr>
            <w:rFonts w:ascii="Times New Roman" w:hAnsi="Times New Roman"/>
          </w:rPr>
          <w:t>grazed (CG) systems. They looked at number of different ecological outcomes, and here we focus on th</w:t>
        </w:r>
      </w:ins>
      <w:ins w:id="589" w:author="Alistair Senior" w:date="2022-02-14T10:20:00Z">
        <w:r w:rsidR="00933320">
          <w:rPr>
            <w:rFonts w:ascii="Times New Roman" w:hAnsi="Times New Roman"/>
          </w:rPr>
          <w:t>eir data on the effects of SRG vs CG on biomass</w:t>
        </w:r>
      </w:ins>
      <w:ins w:id="590" w:author="Alistair Senior" w:date="2022-02-14T10:28:00Z">
        <w:r w:rsidR="00F9058F">
          <w:rPr>
            <w:rFonts w:ascii="Times New Roman" w:hAnsi="Times New Roman"/>
          </w:rPr>
          <w:t>; this dataset contains 173 effect sizes from 67 studies</w:t>
        </w:r>
      </w:ins>
      <w:ins w:id="591" w:author="Alistair Senior" w:date="2022-02-14T10:20:00Z">
        <w:r w:rsidR="00933320">
          <w:rPr>
            <w:rFonts w:ascii="Times New Roman" w:hAnsi="Times New Roman"/>
          </w:rPr>
          <w:t>.</w:t>
        </w:r>
      </w:ins>
      <w:ins w:id="592" w:author="Alistair Senior" w:date="2022-02-14T10:21:00Z">
        <w:r w:rsidR="000553B3">
          <w:rPr>
            <w:rFonts w:ascii="Times New Roman" w:hAnsi="Times New Roman"/>
          </w:rPr>
          <w:t xml:space="preserve"> In their original analysis McDonald et al.</w:t>
        </w:r>
      </w:ins>
      <w:ins w:id="593" w:author="Alistair Senior" w:date="2022-02-14T10:22:00Z">
        <w:r w:rsidR="000553B3">
          <w:rPr>
            <w:rFonts w:ascii="Times New Roman" w:hAnsi="Times New Roman"/>
          </w:rPr>
          <w:t xml:space="preserve"> (2019) find that the biomass of CG systems is significantly reduced relative to that SRG</w:t>
        </w:r>
      </w:ins>
      <w:ins w:id="594" w:author="Alistair Senior" w:date="2022-02-14T10:24:00Z">
        <w:r w:rsidR="000553B3">
          <w:rPr>
            <w:rFonts w:ascii="Times New Roman" w:hAnsi="Times New Roman"/>
          </w:rPr>
          <w:t>, but do not report the total heterogeneity</w:t>
        </w:r>
      </w:ins>
      <w:ins w:id="595" w:author="Alistair Senior" w:date="2022-02-14T10:25:00Z">
        <w:r w:rsidR="000553B3">
          <w:rPr>
            <w:rFonts w:ascii="Times New Roman" w:hAnsi="Times New Roman"/>
          </w:rPr>
          <w:t>.</w:t>
        </w:r>
        <w:r w:rsidR="006C5AC0">
          <w:rPr>
            <w:rFonts w:ascii="Times New Roman" w:hAnsi="Times New Roman"/>
          </w:rPr>
          <w:t xml:space="preserve"> </w:t>
        </w:r>
        <w:r w:rsidR="005D21C2">
          <w:rPr>
            <w:rFonts w:ascii="Times New Roman" w:hAnsi="Times New Roman"/>
          </w:rPr>
          <w:t>The dataset contains two dimensions of non-independence that are common to eco-evolutionary meta-analyses; 1) multiple effect sizes per study and 2)</w:t>
        </w:r>
      </w:ins>
      <w:ins w:id="596" w:author="Alistair Senior" w:date="2022-02-14T10:26:00Z">
        <w:r w:rsidR="005D21C2">
          <w:rPr>
            <w:rFonts w:ascii="Times New Roman" w:hAnsi="Times New Roman"/>
          </w:rPr>
          <w:t xml:space="preserve"> several effect sizes within the same study are computed as relative to the same control group</w:t>
        </w:r>
        <w:r w:rsidR="00F9058F">
          <w:rPr>
            <w:rFonts w:ascii="Times New Roman" w:hAnsi="Times New Roman"/>
          </w:rPr>
          <w:t xml:space="preserve"> (sometimes term</w:t>
        </w:r>
      </w:ins>
      <w:ins w:id="597" w:author="Alistair Senior" w:date="2022-02-14T10:30:00Z">
        <w:r w:rsidR="00382119">
          <w:rPr>
            <w:rFonts w:ascii="Times New Roman" w:hAnsi="Times New Roman"/>
          </w:rPr>
          <w:t>ed</w:t>
        </w:r>
      </w:ins>
      <w:ins w:id="598" w:author="Alistair Senior" w:date="2022-02-14T10:26:00Z">
        <w:r w:rsidR="00F9058F">
          <w:rPr>
            <w:rFonts w:ascii="Times New Roman" w:hAnsi="Times New Roman"/>
          </w:rPr>
          <w:t xml:space="preserve"> ‘stochastic dependen</w:t>
        </w:r>
      </w:ins>
      <w:ins w:id="599" w:author="Alistair Senior" w:date="2022-02-14T10:27:00Z">
        <w:r w:rsidR="00F9058F">
          <w:rPr>
            <w:rFonts w:ascii="Times New Roman" w:hAnsi="Times New Roman"/>
          </w:rPr>
          <w:t>cy</w:t>
        </w:r>
      </w:ins>
      <w:ins w:id="600" w:author="Alistair Senior" w:date="2022-02-14T10:26:00Z">
        <w:r w:rsidR="00F9058F">
          <w:rPr>
            <w:rFonts w:ascii="Times New Roman" w:hAnsi="Times New Roman"/>
          </w:rPr>
          <w:t>’</w:t>
        </w:r>
      </w:ins>
      <w:ins w:id="601" w:author="Alistair Senior" w:date="2022-02-14T10:30:00Z">
        <w:r w:rsidR="00B4744C">
          <w:rPr>
            <w:rFonts w:ascii="Times New Roman" w:hAnsi="Times New Roman"/>
          </w:rPr>
          <w:t>; REF to Noble et al. and also Gleser &amp; Olkin</w:t>
        </w:r>
      </w:ins>
      <w:ins w:id="602" w:author="Alistair Senior" w:date="2022-02-14T10:26:00Z">
        <w:r w:rsidR="00F9058F">
          <w:rPr>
            <w:rFonts w:ascii="Times New Roman" w:hAnsi="Times New Roman"/>
          </w:rPr>
          <w:t>)</w:t>
        </w:r>
        <w:r w:rsidR="005D21C2">
          <w:rPr>
            <w:rFonts w:ascii="Times New Roman" w:hAnsi="Times New Roman"/>
          </w:rPr>
          <w:t>.</w:t>
        </w:r>
      </w:ins>
      <w:commentRangeStart w:id="603"/>
      <w:commentRangeStart w:id="604"/>
      <w:ins w:id="605" w:author="Shinichi Nakagawa" w:date="2022-02-13T12:34:00Z">
        <w:del w:id="606" w:author="Alistair Senior" w:date="2022-02-14T10:03:00Z">
          <w:r w:rsidR="00FA41A9" w:rsidRPr="002C0E60" w:rsidDel="00A25670">
            <w:rPr>
              <w:rFonts w:ascii="Times New Roman" w:hAnsi="Times New Roman"/>
            </w:rPr>
            <w:delText xml:space="preserve">What the pattern of missing data </w:delText>
          </w:r>
          <w:commentRangeEnd w:id="603"/>
          <w:r w:rsidR="00FA41A9" w:rsidDel="00A25670">
            <w:rPr>
              <w:rStyle w:val="CommentReference"/>
            </w:rPr>
            <w:commentReference w:id="603"/>
          </w:r>
          <w:commentRangeEnd w:id="604"/>
          <w:r w:rsidR="00FA41A9" w:rsidDel="00A25670">
            <w:rPr>
              <w:rStyle w:val="CommentReference"/>
            </w:rPr>
            <w:commentReference w:id="604"/>
          </w:r>
        </w:del>
      </w:ins>
    </w:p>
    <w:p w14:paraId="5886F69B" w14:textId="748A54C2" w:rsidR="00F9058F" w:rsidRDefault="00F9058F" w:rsidP="00FA41A9">
      <w:pPr>
        <w:spacing w:line="480" w:lineRule="auto"/>
        <w:contextualSpacing/>
        <w:rPr>
          <w:ins w:id="607" w:author="Alistair Senior" w:date="2022-02-14T10:27:00Z"/>
          <w:rFonts w:ascii="Times New Roman" w:hAnsi="Times New Roman"/>
        </w:rPr>
      </w:pPr>
    </w:p>
    <w:p w14:paraId="18960E52" w14:textId="415135B8" w:rsidR="00F55635" w:rsidDel="003741CE" w:rsidRDefault="000B7731" w:rsidP="00FA41A9">
      <w:pPr>
        <w:spacing w:line="480" w:lineRule="auto"/>
        <w:contextualSpacing/>
        <w:rPr>
          <w:del w:id="608" w:author="Alistair Senior" w:date="2022-02-14T10:03:00Z"/>
          <w:rFonts w:ascii="Times New Roman" w:hAnsi="Times New Roman"/>
        </w:rPr>
      </w:pPr>
      <w:commentRangeStart w:id="609"/>
      <w:commentRangeEnd w:id="609"/>
      <w:ins w:id="610" w:author="Shinichi Nakagawa" w:date="2022-02-13T14:31:00Z">
        <w:del w:id="611" w:author="Alistair Senior" w:date="2022-02-14T10:03:00Z">
          <w:r w:rsidDel="00A25670">
            <w:rPr>
              <w:rStyle w:val="CommentReference"/>
            </w:rPr>
            <w:lastRenderedPageBreak/>
            <w:commentReference w:id="609"/>
          </w:r>
        </w:del>
      </w:ins>
    </w:p>
    <w:p w14:paraId="644C13C7" w14:textId="77777777" w:rsidR="003741CE" w:rsidRDefault="003741CE" w:rsidP="00E81105">
      <w:pPr>
        <w:spacing w:line="480" w:lineRule="auto"/>
        <w:contextualSpacing/>
        <w:rPr>
          <w:ins w:id="612" w:author="Alistair Senior" w:date="2022-02-14T10:31:00Z"/>
          <w:rFonts w:ascii="Times New Roman" w:hAnsi="Times New Roman"/>
        </w:rPr>
      </w:pPr>
    </w:p>
    <w:p w14:paraId="0A3F0D25" w14:textId="77777777" w:rsidR="001877A1" w:rsidRDefault="003741CE" w:rsidP="00FA41A9">
      <w:pPr>
        <w:spacing w:line="480" w:lineRule="auto"/>
        <w:contextualSpacing/>
        <w:rPr>
          <w:ins w:id="613" w:author="Alistair Senior" w:date="2022-02-14T11:24:00Z"/>
          <w:rFonts w:ascii="Times New Roman" w:hAnsi="Times New Roman"/>
        </w:rPr>
      </w:pPr>
      <w:ins w:id="614" w:author="Alistair Senior" w:date="2022-02-14T10:31:00Z">
        <w:r>
          <w:rPr>
            <w:rFonts w:ascii="Times New Roman" w:hAnsi="Times New Roman"/>
          </w:rPr>
          <w:t>Of the 173 effect sizes in the biomass dataset, 35.8% have missing</w:t>
        </w:r>
      </w:ins>
      <w:ins w:id="615" w:author="Alistair Senior" w:date="2022-02-14T10:32:00Z">
        <w:r w:rsidR="0006597D">
          <w:rPr>
            <w:rFonts w:ascii="Times New Roman" w:hAnsi="Times New Roman"/>
          </w:rPr>
          <w:t xml:space="preserve"> SD</w:t>
        </w:r>
      </w:ins>
      <w:ins w:id="616" w:author="Alistair Senior" w:date="2022-02-14T10:31:00Z">
        <w:r>
          <w:rPr>
            <w:rFonts w:ascii="Times New Roman" w:hAnsi="Times New Roman"/>
          </w:rPr>
          <w:t xml:space="preserve"> </w:t>
        </w:r>
      </w:ins>
      <w:ins w:id="617" w:author="Alistair Senior" w:date="2022-02-14T10:32:00Z">
        <w:r>
          <w:rPr>
            <w:rFonts w:ascii="Times New Roman" w:hAnsi="Times New Roman"/>
          </w:rPr>
          <w:t xml:space="preserve">data. </w:t>
        </w:r>
        <w:r w:rsidR="0006597D">
          <w:rPr>
            <w:rFonts w:ascii="Times New Roman" w:hAnsi="Times New Roman"/>
          </w:rPr>
          <w:t>Where missing</w:t>
        </w:r>
        <w:r w:rsidR="002751B8">
          <w:rPr>
            <w:rFonts w:ascii="Times New Roman" w:hAnsi="Times New Roman"/>
          </w:rPr>
          <w:t>,</w:t>
        </w:r>
        <w:r w:rsidR="0006597D">
          <w:rPr>
            <w:rFonts w:ascii="Times New Roman" w:hAnsi="Times New Roman"/>
          </w:rPr>
          <w:t xml:space="preserve"> SDs were missing for both the CG and SRG treatment</w:t>
        </w:r>
        <w:r w:rsidR="002751B8">
          <w:rPr>
            <w:rFonts w:ascii="Times New Roman" w:hAnsi="Times New Roman"/>
          </w:rPr>
          <w:t xml:space="preserve"> groups in the effect size</w:t>
        </w:r>
        <w:r w:rsidR="0006597D">
          <w:rPr>
            <w:rFonts w:ascii="Times New Roman" w:hAnsi="Times New Roman"/>
          </w:rPr>
          <w:t>.</w:t>
        </w:r>
      </w:ins>
      <w:ins w:id="618" w:author="Alistair Senior" w:date="2022-02-14T10:31:00Z">
        <w:r>
          <w:rPr>
            <w:rFonts w:ascii="Times New Roman" w:hAnsi="Times New Roman"/>
          </w:rPr>
          <w:t xml:space="preserve"> </w:t>
        </w:r>
      </w:ins>
      <w:ins w:id="619" w:author="Alistair Senior" w:date="2022-02-14T11:05:00Z">
        <w:r w:rsidR="00126F5C">
          <w:rPr>
            <w:rFonts w:ascii="Times New Roman" w:hAnsi="Times New Roman"/>
          </w:rPr>
          <w:t xml:space="preserve">In their original analyses </w:t>
        </w:r>
      </w:ins>
      <w:ins w:id="620" w:author="Alistair Senior" w:date="2022-02-14T11:06:00Z">
        <w:r w:rsidR="00126F5C">
          <w:rPr>
            <w:rFonts w:ascii="Times New Roman" w:hAnsi="Times New Roman"/>
          </w:rPr>
          <w:t xml:space="preserve">McDonald et al. (2019) handle these missing data by calculating the average CV </w:t>
        </w:r>
        <w:r w:rsidR="0073430C">
          <w:rPr>
            <w:rFonts w:ascii="Times New Roman" w:hAnsi="Times New Roman"/>
          </w:rPr>
          <w:t>from all studies without missing data</w:t>
        </w:r>
      </w:ins>
      <w:ins w:id="621" w:author="Alistair Senior" w:date="2022-02-14T11:07:00Z">
        <w:r w:rsidR="0073430C">
          <w:rPr>
            <w:rFonts w:ascii="Times New Roman" w:hAnsi="Times New Roman"/>
          </w:rPr>
          <w:t>.</w:t>
        </w:r>
      </w:ins>
      <w:ins w:id="622" w:author="Alistair Senior" w:date="2022-02-14T11:06:00Z">
        <w:r w:rsidR="0073430C">
          <w:rPr>
            <w:rFonts w:ascii="Times New Roman" w:hAnsi="Times New Roman"/>
          </w:rPr>
          <w:t xml:space="preserve"> </w:t>
        </w:r>
      </w:ins>
      <w:ins w:id="623" w:author="Alistair Senior" w:date="2022-02-14T11:07:00Z">
        <w:r w:rsidR="0073430C">
          <w:rPr>
            <w:rFonts w:ascii="Times New Roman" w:hAnsi="Times New Roman"/>
          </w:rPr>
          <w:t xml:space="preserve">They then use the reported </w:t>
        </w:r>
      </w:ins>
      <w:ins w:id="624" w:author="Alistair Senior" w:date="2022-02-14T11:08:00Z">
        <w:r w:rsidR="0073430C">
          <w:rPr>
            <w:rFonts w:ascii="Times New Roman" w:hAnsi="Times New Roman"/>
          </w:rPr>
          <w:t>mean value for studies with missing SDs coupled with the aver</w:t>
        </w:r>
      </w:ins>
      <w:ins w:id="625" w:author="Alistair Senior" w:date="2022-02-14T11:09:00Z">
        <w:r w:rsidR="0043035B">
          <w:rPr>
            <w:rFonts w:ascii="Times New Roman" w:hAnsi="Times New Roman"/>
          </w:rPr>
          <w:t>a</w:t>
        </w:r>
      </w:ins>
      <w:ins w:id="626" w:author="Alistair Senior" w:date="2022-02-14T11:08:00Z">
        <w:r w:rsidR="0073430C">
          <w:rPr>
            <w:rFonts w:ascii="Times New Roman" w:hAnsi="Times New Roman"/>
          </w:rPr>
          <w:t>ge CV to impute the missing SD value.</w:t>
        </w:r>
      </w:ins>
      <w:ins w:id="627" w:author="Alistair Senior" w:date="2022-02-14T11:11:00Z">
        <w:r w:rsidR="005A4E1A">
          <w:rPr>
            <w:rFonts w:ascii="Times New Roman" w:hAnsi="Times New Roman"/>
          </w:rPr>
          <w:t xml:space="preserve"> This method is similar to</w:t>
        </w:r>
      </w:ins>
      <w:ins w:id="628" w:author="Alistair Senior" w:date="2022-02-14T11:13:00Z">
        <w:r w:rsidR="00FB4D3E">
          <w:rPr>
            <w:rFonts w:ascii="Times New Roman" w:hAnsi="Times New Roman"/>
          </w:rPr>
          <w:t xml:space="preserve"> single</w:t>
        </w:r>
      </w:ins>
      <w:ins w:id="629" w:author="Alistair Senior" w:date="2022-02-14T11:11:00Z">
        <w:r w:rsidR="005A4E1A">
          <w:rPr>
            <w:rFonts w:ascii="Times New Roman" w:hAnsi="Times New Roman"/>
          </w:rPr>
          <w:t xml:space="preserve"> imput</w:t>
        </w:r>
      </w:ins>
      <w:ins w:id="630" w:author="Alistair Senior" w:date="2022-02-14T11:13:00Z">
        <w:r w:rsidR="00FB4D3E">
          <w:rPr>
            <w:rFonts w:ascii="Times New Roman" w:hAnsi="Times New Roman"/>
          </w:rPr>
          <w:t>ation of</w:t>
        </w:r>
      </w:ins>
      <w:ins w:id="631" w:author="Alistair Senior" w:date="2022-02-14T11:11:00Z">
        <w:r w:rsidR="005A4E1A">
          <w:rPr>
            <w:rFonts w:ascii="Times New Roman" w:hAnsi="Times New Roman"/>
          </w:rPr>
          <w:t xml:space="preserve"> missing SDs, by predicting their value from a mean-SD linear regression.</w:t>
        </w:r>
      </w:ins>
      <w:ins w:id="632" w:author="Alistair Senior" w:date="2022-02-14T11:10:00Z">
        <w:r w:rsidR="005A4E1A">
          <w:rPr>
            <w:rFonts w:ascii="Times New Roman" w:hAnsi="Times New Roman"/>
          </w:rPr>
          <w:t xml:space="preserve"> Non-independence was handled by McDonald et al. using MLMA, which included a variance-covariance matrix </w:t>
        </w:r>
      </w:ins>
      <w:ins w:id="633" w:author="Alistair Senior" w:date="2022-02-14T11:11:00Z">
        <w:r w:rsidR="005A4E1A">
          <w:rPr>
            <w:rFonts w:ascii="Times New Roman" w:hAnsi="Times New Roman"/>
          </w:rPr>
          <w:t>to account for stochastic dependency.</w:t>
        </w:r>
      </w:ins>
    </w:p>
    <w:p w14:paraId="60C3006A" w14:textId="77777777" w:rsidR="001877A1" w:rsidRDefault="001877A1" w:rsidP="00FA41A9">
      <w:pPr>
        <w:spacing w:line="480" w:lineRule="auto"/>
        <w:contextualSpacing/>
        <w:rPr>
          <w:ins w:id="634" w:author="Alistair Senior" w:date="2022-02-14T11:24:00Z"/>
          <w:rFonts w:ascii="Times New Roman" w:hAnsi="Times New Roman"/>
        </w:rPr>
      </w:pPr>
    </w:p>
    <w:p w14:paraId="560989C3" w14:textId="1890326B" w:rsidR="003741CE" w:rsidRDefault="005A4E1A" w:rsidP="00FA41A9">
      <w:pPr>
        <w:spacing w:line="480" w:lineRule="auto"/>
        <w:contextualSpacing/>
        <w:rPr>
          <w:ins w:id="635" w:author="Alistair Senior" w:date="2022-02-14T11:09:00Z"/>
          <w:rFonts w:ascii="Times New Roman" w:hAnsi="Times New Roman"/>
        </w:rPr>
      </w:pPr>
      <w:ins w:id="636" w:author="Alistair Senior" w:date="2022-02-14T11:09:00Z">
        <w:r>
          <w:rPr>
            <w:rFonts w:ascii="Times New Roman" w:hAnsi="Times New Roman"/>
          </w:rPr>
          <w:t>In table 1 w</w:t>
        </w:r>
      </w:ins>
      <w:ins w:id="637" w:author="Alistair Senior" w:date="2022-02-14T11:10:00Z">
        <w:r>
          <w:rPr>
            <w:rFonts w:ascii="Times New Roman" w:hAnsi="Times New Roman"/>
          </w:rPr>
          <w:t xml:space="preserve">e present the results of re-analysis of </w:t>
        </w:r>
      </w:ins>
      <w:ins w:id="638" w:author="Alistair Senior" w:date="2022-02-14T11:11:00Z">
        <w:r>
          <w:rPr>
            <w:rFonts w:ascii="Times New Roman" w:hAnsi="Times New Roman"/>
          </w:rPr>
          <w:t>the biomass data from McDonald et al. (2019), again using MLMA, but with the four different methods to handles missing SDs</w:t>
        </w:r>
      </w:ins>
      <w:ins w:id="639" w:author="Alistair Senior" w:date="2022-02-14T11:12:00Z">
        <w:r>
          <w:rPr>
            <w:rFonts w:ascii="Times New Roman" w:hAnsi="Times New Roman"/>
          </w:rPr>
          <w:t>. For reference we</w:t>
        </w:r>
        <w:r w:rsidR="00CD0731">
          <w:rPr>
            <w:rFonts w:ascii="Times New Roman" w:hAnsi="Times New Roman"/>
          </w:rPr>
          <w:t xml:space="preserve"> also</w:t>
        </w:r>
        <w:r>
          <w:rPr>
            <w:rFonts w:ascii="Times New Roman" w:hAnsi="Times New Roman"/>
          </w:rPr>
          <w:t xml:space="preserve"> </w:t>
        </w:r>
        <w:commentRangeStart w:id="640"/>
        <w:r>
          <w:rPr>
            <w:rFonts w:ascii="Times New Roman" w:hAnsi="Times New Roman"/>
          </w:rPr>
          <w:t>include the results of a complete cases analysis where studies with missing SDs have been excluded.</w:t>
        </w:r>
      </w:ins>
      <w:ins w:id="641" w:author="Alistair Senior" w:date="2022-02-14T11:24:00Z">
        <w:r w:rsidR="001877A1">
          <w:rPr>
            <w:rFonts w:ascii="Times New Roman" w:hAnsi="Times New Roman"/>
          </w:rPr>
          <w:t xml:space="preserve"> T</w:t>
        </w:r>
      </w:ins>
      <w:ins w:id="642" w:author="Alistair Senior" w:date="2022-02-14T11:25:00Z">
        <w:r w:rsidR="001877A1">
          <w:rPr>
            <w:rFonts w:ascii="Times New Roman" w:hAnsi="Times New Roman"/>
          </w:rPr>
          <w:t xml:space="preserve">he effect sizes for the </w:t>
        </w:r>
      </w:ins>
      <w:ins w:id="643" w:author="Alistair Senior" w:date="2022-02-14T11:26:00Z">
        <w:r w:rsidR="001877A1">
          <w:rPr>
            <w:rFonts w:ascii="Times New Roman" w:hAnsi="Times New Roman"/>
          </w:rPr>
          <w:t xml:space="preserve">different methods are all very similar, although the CI for </w:t>
        </w:r>
      </w:ins>
      <w:ins w:id="644" w:author="Alistair Senior" w:date="2022-02-14T11:27:00Z">
        <w:r w:rsidR="00F77CBB">
          <w:rPr>
            <w:rFonts w:ascii="Times New Roman" w:hAnsi="Times New Roman"/>
          </w:rPr>
          <w:t>the complete cases analysis is wider than for those that include</w:t>
        </w:r>
      </w:ins>
      <w:ins w:id="645" w:author="Alistair Senior" w:date="2022-02-14T11:25:00Z">
        <w:r w:rsidR="001877A1">
          <w:rPr>
            <w:rFonts w:ascii="Times New Roman" w:hAnsi="Times New Roman"/>
          </w:rPr>
          <w:t xml:space="preserve"> </w:t>
        </w:r>
      </w:ins>
      <w:ins w:id="646" w:author="Alistair Senior" w:date="2022-02-14T11:28:00Z">
        <w:r w:rsidR="00F77CBB">
          <w:rPr>
            <w:rFonts w:ascii="Times New Roman" w:hAnsi="Times New Roman"/>
          </w:rPr>
          <w:t>studies with missing SDs. Method 1B estimated slightly lower heterogeneity than the other methods</w:t>
        </w:r>
      </w:ins>
      <w:ins w:id="647" w:author="Alistair Senior" w:date="2022-02-14T11:29:00Z">
        <w:r w:rsidR="00F77CBB">
          <w:rPr>
            <w:rFonts w:ascii="Times New Roman" w:hAnsi="Times New Roman"/>
          </w:rPr>
          <w:t>.</w:t>
        </w:r>
      </w:ins>
    </w:p>
    <w:p w14:paraId="7F0F3FAF" w14:textId="0C2E2EAC" w:rsidR="0043035B" w:rsidRDefault="0043035B" w:rsidP="00FA41A9">
      <w:pPr>
        <w:spacing w:line="480" w:lineRule="auto"/>
        <w:contextualSpacing/>
        <w:rPr>
          <w:ins w:id="648" w:author="Alistair Senior" w:date="2022-02-14T11:24:00Z"/>
          <w:rFonts w:ascii="Times New Roman" w:hAnsi="Times New Roman"/>
        </w:rPr>
      </w:pPr>
    </w:p>
    <w:p w14:paraId="62C14709" w14:textId="04801F11" w:rsidR="001877A1" w:rsidRDefault="001877A1" w:rsidP="00FA41A9">
      <w:pPr>
        <w:spacing w:line="480" w:lineRule="auto"/>
        <w:contextualSpacing/>
        <w:rPr>
          <w:ins w:id="649" w:author="Alistair Senior" w:date="2022-02-14T10:31:00Z"/>
          <w:rFonts w:ascii="Times New Roman" w:hAnsi="Times New Roman"/>
        </w:rPr>
      </w:pPr>
      <w:commentRangeStart w:id="650"/>
      <w:ins w:id="651" w:author="Alistair Senior" w:date="2022-02-14T11:24:00Z">
        <w:r>
          <w:rPr>
            <w:rFonts w:ascii="Times New Roman" w:hAnsi="Times New Roman"/>
          </w:rPr>
          <w:t>Table 1.</w:t>
        </w:r>
      </w:ins>
      <w:commentRangeEnd w:id="650"/>
      <w:ins w:id="652" w:author="Alistair Senior" w:date="2022-02-14T11:29:00Z">
        <w:r w:rsidR="005C64CE">
          <w:rPr>
            <w:rStyle w:val="CommentReference"/>
          </w:rPr>
          <w:commentReference w:id="650"/>
        </w:r>
      </w:ins>
      <w:commentRangeEnd w:id="640"/>
      <w:r w:rsidR="00B4322B">
        <w:rPr>
          <w:rStyle w:val="CommentReference"/>
        </w:rPr>
        <w:commentReference w:id="640"/>
      </w:r>
    </w:p>
    <w:tbl>
      <w:tblPr>
        <w:tblW w:w="6781" w:type="dxa"/>
        <w:tblLook w:val="04A0" w:firstRow="1" w:lastRow="0" w:firstColumn="1" w:lastColumn="0" w:noHBand="0" w:noVBand="1"/>
        <w:tblPrChange w:id="653" w:author="Alistair Senior" w:date="2022-02-14T11:27:00Z">
          <w:tblPr>
            <w:tblW w:w="6781" w:type="dxa"/>
            <w:tblLook w:val="04A0" w:firstRow="1" w:lastRow="0" w:firstColumn="1" w:lastColumn="0" w:noHBand="0" w:noVBand="1"/>
          </w:tblPr>
        </w:tblPrChange>
      </w:tblPr>
      <w:tblGrid>
        <w:gridCol w:w="1985"/>
        <w:gridCol w:w="1276"/>
        <w:gridCol w:w="1275"/>
        <w:gridCol w:w="1276"/>
        <w:gridCol w:w="969"/>
        <w:tblGridChange w:id="654">
          <w:tblGrid>
            <w:gridCol w:w="1581"/>
            <w:gridCol w:w="1680"/>
            <w:gridCol w:w="1275"/>
            <w:gridCol w:w="1276"/>
            <w:gridCol w:w="969"/>
          </w:tblGrid>
        </w:tblGridChange>
      </w:tblGrid>
      <w:tr w:rsidR="001877A1" w:rsidRPr="00F77CBB" w14:paraId="6A600AF2" w14:textId="77777777" w:rsidTr="00F77CBB">
        <w:trPr>
          <w:trHeight w:val="320"/>
          <w:ins w:id="655" w:author="Alistair Senior" w:date="2022-02-14T11:21:00Z"/>
          <w:trPrChange w:id="656" w:author="Alistair Senior" w:date="2022-02-14T11:27:00Z">
            <w:trPr>
              <w:trHeight w:val="320"/>
            </w:trPr>
          </w:trPrChange>
        </w:trPr>
        <w:tc>
          <w:tcPr>
            <w:tcW w:w="1985" w:type="dxa"/>
            <w:tcBorders>
              <w:top w:val="single" w:sz="4" w:space="0" w:color="auto"/>
              <w:left w:val="nil"/>
              <w:bottom w:val="single" w:sz="4" w:space="0" w:color="auto"/>
              <w:right w:val="nil"/>
            </w:tcBorders>
            <w:shd w:val="clear" w:color="auto" w:fill="auto"/>
            <w:noWrap/>
            <w:hideMark/>
            <w:tcPrChange w:id="657" w:author="Alistair Senior" w:date="2022-02-14T11:27:00Z">
              <w:tcPr>
                <w:tcW w:w="1581" w:type="dxa"/>
                <w:tcBorders>
                  <w:top w:val="single" w:sz="4" w:space="0" w:color="auto"/>
                  <w:left w:val="nil"/>
                  <w:bottom w:val="single" w:sz="4" w:space="0" w:color="auto"/>
                  <w:right w:val="nil"/>
                </w:tcBorders>
                <w:shd w:val="clear" w:color="auto" w:fill="auto"/>
                <w:noWrap/>
                <w:hideMark/>
              </w:tcPr>
            </w:tcPrChange>
          </w:tcPr>
          <w:p w14:paraId="6135D9D4" w14:textId="33AFCA5C" w:rsidR="001877A1" w:rsidRPr="00F77CBB" w:rsidRDefault="00B4322B" w:rsidP="00F77CBB">
            <w:pPr>
              <w:spacing w:after="0"/>
              <w:rPr>
                <w:ins w:id="658" w:author="Alistair Senior" w:date="2022-02-14T11:21:00Z"/>
                <w:rFonts w:ascii="Times New Roman" w:eastAsia="Times New Roman" w:hAnsi="Times New Roman"/>
                <w:color w:val="000000"/>
                <w:lang w:eastAsia="en-GB"/>
                <w:rPrChange w:id="659" w:author="Alistair Senior" w:date="2022-02-14T11:27:00Z">
                  <w:rPr>
                    <w:ins w:id="660" w:author="Alistair Senior" w:date="2022-02-14T11:21:00Z"/>
                    <w:rFonts w:ascii="Calibri" w:eastAsia="Times New Roman" w:hAnsi="Calibri" w:cs="Calibri"/>
                    <w:color w:val="000000"/>
                    <w:lang w:eastAsia="en-GB"/>
                  </w:rPr>
                </w:rPrChange>
              </w:rPr>
            </w:pPr>
            <w:ins w:id="661" w:author="Shinichi Nakagawa" w:date="2022-02-15T06:28:00Z">
              <w:r>
                <w:rPr>
                  <w:rFonts w:ascii="Times New Roman" w:eastAsia="Times New Roman" w:hAnsi="Times New Roman"/>
                  <w:color w:val="000000"/>
                  <w:lang w:eastAsia="en-GB"/>
                </w:rPr>
                <w:t>a</w:t>
              </w:r>
            </w:ins>
            <w:ins w:id="662" w:author="Alistair Senior" w:date="2022-02-14T11:21:00Z">
              <w:r w:rsidR="001877A1" w:rsidRPr="00F77CBB">
                <w:rPr>
                  <w:rFonts w:ascii="Times New Roman" w:eastAsia="Times New Roman" w:hAnsi="Times New Roman"/>
                  <w:color w:val="000000"/>
                  <w:lang w:eastAsia="en-GB"/>
                  <w:rPrChange w:id="663" w:author="Alistair Senior" w:date="2022-02-14T11:27:00Z">
                    <w:rPr>
                      <w:rFonts w:ascii="Calibri" w:eastAsia="Times New Roman" w:hAnsi="Calibri" w:cs="Calibri"/>
                      <w:color w:val="000000"/>
                      <w:lang w:eastAsia="en-GB"/>
                    </w:rPr>
                  </w:rPrChange>
                </w:rPr>
                <w:t>Method</w:t>
              </w:r>
            </w:ins>
          </w:p>
        </w:tc>
        <w:tc>
          <w:tcPr>
            <w:tcW w:w="1276" w:type="dxa"/>
            <w:tcBorders>
              <w:top w:val="single" w:sz="4" w:space="0" w:color="auto"/>
              <w:left w:val="nil"/>
              <w:bottom w:val="single" w:sz="4" w:space="0" w:color="auto"/>
              <w:right w:val="nil"/>
            </w:tcBorders>
            <w:shd w:val="clear" w:color="auto" w:fill="auto"/>
            <w:noWrap/>
            <w:hideMark/>
            <w:tcPrChange w:id="664" w:author="Alistair Senior" w:date="2022-02-14T11:27:00Z">
              <w:tcPr>
                <w:tcW w:w="1680" w:type="dxa"/>
                <w:tcBorders>
                  <w:top w:val="single" w:sz="4" w:space="0" w:color="auto"/>
                  <w:left w:val="nil"/>
                  <w:bottom w:val="single" w:sz="4" w:space="0" w:color="auto"/>
                  <w:right w:val="nil"/>
                </w:tcBorders>
                <w:shd w:val="clear" w:color="auto" w:fill="auto"/>
                <w:noWrap/>
                <w:hideMark/>
              </w:tcPr>
            </w:tcPrChange>
          </w:tcPr>
          <w:p w14:paraId="69F28D54" w14:textId="63B39E17" w:rsidR="001877A1" w:rsidRPr="00F77CBB" w:rsidRDefault="001877A1" w:rsidP="00F77CBB">
            <w:pPr>
              <w:spacing w:after="0"/>
              <w:rPr>
                <w:ins w:id="665" w:author="Alistair Senior" w:date="2022-02-14T11:21:00Z"/>
                <w:rFonts w:ascii="Times New Roman" w:eastAsia="Times New Roman" w:hAnsi="Times New Roman"/>
                <w:color w:val="000000"/>
                <w:lang w:eastAsia="en-GB"/>
                <w:rPrChange w:id="666" w:author="Alistair Senior" w:date="2022-02-14T11:27:00Z">
                  <w:rPr>
                    <w:ins w:id="667" w:author="Alistair Senior" w:date="2022-02-14T11:21:00Z"/>
                    <w:rFonts w:ascii="Calibri" w:eastAsia="Times New Roman" w:hAnsi="Calibri" w:cs="Calibri"/>
                    <w:color w:val="000000"/>
                    <w:lang w:eastAsia="en-GB"/>
                  </w:rPr>
                </w:rPrChange>
              </w:rPr>
            </w:pPr>
            <w:ins w:id="668" w:author="Alistair Senior" w:date="2022-02-14T11:21:00Z">
              <w:r w:rsidRPr="00F77CBB">
                <w:rPr>
                  <w:rFonts w:ascii="Times New Roman" w:eastAsia="Times New Roman" w:hAnsi="Times New Roman"/>
                  <w:color w:val="000000"/>
                  <w:lang w:eastAsia="en-GB"/>
                  <w:rPrChange w:id="669" w:author="Alistair Senior" w:date="2022-02-14T11:27:00Z">
                    <w:rPr>
                      <w:rFonts w:ascii="Calibri" w:eastAsia="Times New Roman" w:hAnsi="Calibri" w:cs="Calibri"/>
                      <w:color w:val="000000"/>
                      <w:lang w:eastAsia="en-GB"/>
                    </w:rPr>
                  </w:rPrChange>
                </w:rPr>
                <w:t>lnRR</w:t>
              </w:r>
            </w:ins>
          </w:p>
        </w:tc>
        <w:tc>
          <w:tcPr>
            <w:tcW w:w="1275" w:type="dxa"/>
            <w:tcBorders>
              <w:top w:val="single" w:sz="4" w:space="0" w:color="auto"/>
              <w:left w:val="nil"/>
              <w:bottom w:val="single" w:sz="4" w:space="0" w:color="auto"/>
              <w:right w:val="nil"/>
            </w:tcBorders>
            <w:shd w:val="clear" w:color="auto" w:fill="auto"/>
            <w:noWrap/>
            <w:hideMark/>
            <w:tcPrChange w:id="670" w:author="Alistair Senior" w:date="2022-02-14T11:27:00Z">
              <w:tcPr>
                <w:tcW w:w="1275" w:type="dxa"/>
                <w:tcBorders>
                  <w:top w:val="single" w:sz="4" w:space="0" w:color="auto"/>
                  <w:left w:val="nil"/>
                  <w:bottom w:val="single" w:sz="4" w:space="0" w:color="auto"/>
                  <w:right w:val="nil"/>
                </w:tcBorders>
                <w:shd w:val="clear" w:color="auto" w:fill="auto"/>
                <w:noWrap/>
                <w:hideMark/>
              </w:tcPr>
            </w:tcPrChange>
          </w:tcPr>
          <w:p w14:paraId="1924BE43" w14:textId="32385479" w:rsidR="001877A1" w:rsidRPr="00F77CBB" w:rsidRDefault="001877A1" w:rsidP="00F77CBB">
            <w:pPr>
              <w:spacing w:after="0"/>
              <w:rPr>
                <w:ins w:id="671" w:author="Alistair Senior" w:date="2022-02-14T11:21:00Z"/>
                <w:rFonts w:ascii="Times New Roman" w:eastAsia="Times New Roman" w:hAnsi="Times New Roman"/>
                <w:color w:val="000000"/>
                <w:lang w:eastAsia="en-GB"/>
                <w:rPrChange w:id="672" w:author="Alistair Senior" w:date="2022-02-14T11:27:00Z">
                  <w:rPr>
                    <w:ins w:id="673" w:author="Alistair Senior" w:date="2022-02-14T11:21:00Z"/>
                    <w:rFonts w:ascii="Calibri" w:eastAsia="Times New Roman" w:hAnsi="Calibri" w:cs="Calibri"/>
                    <w:color w:val="000000"/>
                    <w:lang w:eastAsia="en-GB"/>
                  </w:rPr>
                </w:rPrChange>
              </w:rPr>
            </w:pPr>
            <w:ins w:id="674" w:author="Alistair Senior" w:date="2022-02-14T11:21:00Z">
              <w:r w:rsidRPr="00F77CBB">
                <w:rPr>
                  <w:rFonts w:ascii="Times New Roman" w:eastAsia="Times New Roman" w:hAnsi="Times New Roman"/>
                  <w:color w:val="000000"/>
                  <w:lang w:eastAsia="en-GB"/>
                  <w:rPrChange w:id="675" w:author="Alistair Senior" w:date="2022-02-14T11:27:00Z">
                    <w:rPr>
                      <w:rFonts w:ascii="Calibri" w:eastAsia="Times New Roman" w:hAnsi="Calibri" w:cs="Calibri"/>
                      <w:color w:val="000000"/>
                      <w:lang w:eastAsia="en-GB"/>
                    </w:rPr>
                  </w:rPrChange>
                </w:rPr>
                <w:t>CI Lower</w:t>
              </w:r>
            </w:ins>
          </w:p>
        </w:tc>
        <w:tc>
          <w:tcPr>
            <w:tcW w:w="1276" w:type="dxa"/>
            <w:tcBorders>
              <w:top w:val="single" w:sz="4" w:space="0" w:color="auto"/>
              <w:left w:val="nil"/>
              <w:bottom w:val="single" w:sz="4" w:space="0" w:color="auto"/>
              <w:right w:val="nil"/>
            </w:tcBorders>
            <w:shd w:val="clear" w:color="auto" w:fill="auto"/>
            <w:noWrap/>
            <w:hideMark/>
            <w:tcPrChange w:id="676" w:author="Alistair Senior" w:date="2022-02-14T11:27:00Z">
              <w:tcPr>
                <w:tcW w:w="1276" w:type="dxa"/>
                <w:tcBorders>
                  <w:top w:val="single" w:sz="4" w:space="0" w:color="auto"/>
                  <w:left w:val="nil"/>
                  <w:bottom w:val="single" w:sz="4" w:space="0" w:color="auto"/>
                  <w:right w:val="nil"/>
                </w:tcBorders>
                <w:shd w:val="clear" w:color="auto" w:fill="auto"/>
                <w:noWrap/>
                <w:hideMark/>
              </w:tcPr>
            </w:tcPrChange>
          </w:tcPr>
          <w:p w14:paraId="31A3D5A6" w14:textId="0091A6EE" w:rsidR="001877A1" w:rsidRPr="00F77CBB" w:rsidRDefault="001877A1" w:rsidP="00F77CBB">
            <w:pPr>
              <w:spacing w:after="0"/>
              <w:rPr>
                <w:ins w:id="677" w:author="Alistair Senior" w:date="2022-02-14T11:21:00Z"/>
                <w:rFonts w:ascii="Times New Roman" w:eastAsia="Times New Roman" w:hAnsi="Times New Roman"/>
                <w:color w:val="000000"/>
                <w:lang w:eastAsia="en-GB"/>
                <w:rPrChange w:id="678" w:author="Alistair Senior" w:date="2022-02-14T11:27:00Z">
                  <w:rPr>
                    <w:ins w:id="679" w:author="Alistair Senior" w:date="2022-02-14T11:21:00Z"/>
                    <w:rFonts w:ascii="Calibri" w:eastAsia="Times New Roman" w:hAnsi="Calibri" w:cs="Calibri"/>
                    <w:color w:val="000000"/>
                    <w:lang w:eastAsia="en-GB"/>
                  </w:rPr>
                </w:rPrChange>
              </w:rPr>
            </w:pPr>
            <w:ins w:id="680" w:author="Alistair Senior" w:date="2022-02-14T11:21:00Z">
              <w:r w:rsidRPr="00F77CBB">
                <w:rPr>
                  <w:rFonts w:ascii="Times New Roman" w:eastAsia="Times New Roman" w:hAnsi="Times New Roman"/>
                  <w:color w:val="000000"/>
                  <w:lang w:eastAsia="en-GB"/>
                  <w:rPrChange w:id="681" w:author="Alistair Senior" w:date="2022-02-14T11:27:00Z">
                    <w:rPr>
                      <w:rFonts w:ascii="Calibri" w:eastAsia="Times New Roman" w:hAnsi="Calibri" w:cs="Calibri"/>
                      <w:color w:val="000000"/>
                      <w:lang w:eastAsia="en-GB"/>
                    </w:rPr>
                  </w:rPrChange>
                </w:rPr>
                <w:t>CI Upper</w:t>
              </w:r>
            </w:ins>
          </w:p>
        </w:tc>
        <w:tc>
          <w:tcPr>
            <w:tcW w:w="969" w:type="dxa"/>
            <w:tcBorders>
              <w:top w:val="single" w:sz="4" w:space="0" w:color="auto"/>
              <w:left w:val="nil"/>
              <w:bottom w:val="single" w:sz="4" w:space="0" w:color="auto"/>
              <w:right w:val="nil"/>
            </w:tcBorders>
            <w:shd w:val="clear" w:color="auto" w:fill="auto"/>
            <w:noWrap/>
            <w:hideMark/>
            <w:tcPrChange w:id="682" w:author="Alistair Senior" w:date="2022-02-14T11:27:00Z">
              <w:tcPr>
                <w:tcW w:w="969" w:type="dxa"/>
                <w:tcBorders>
                  <w:top w:val="single" w:sz="4" w:space="0" w:color="auto"/>
                  <w:left w:val="nil"/>
                  <w:bottom w:val="single" w:sz="4" w:space="0" w:color="auto"/>
                  <w:right w:val="nil"/>
                </w:tcBorders>
                <w:shd w:val="clear" w:color="auto" w:fill="auto"/>
                <w:noWrap/>
                <w:hideMark/>
              </w:tcPr>
            </w:tcPrChange>
          </w:tcPr>
          <w:p w14:paraId="75481BD1" w14:textId="00D4AFE9" w:rsidR="001877A1" w:rsidRPr="00F77CBB" w:rsidRDefault="001877A1" w:rsidP="00F77CBB">
            <w:pPr>
              <w:spacing w:after="0"/>
              <w:rPr>
                <w:ins w:id="683" w:author="Alistair Senior" w:date="2022-02-14T11:21:00Z"/>
                <w:rFonts w:ascii="Times New Roman" w:eastAsia="Times New Roman" w:hAnsi="Times New Roman"/>
                <w:i/>
                <w:iCs/>
                <w:color w:val="000000"/>
                <w:lang w:eastAsia="en-GB"/>
                <w:rPrChange w:id="684" w:author="Alistair Senior" w:date="2022-02-14T11:27:00Z">
                  <w:rPr>
                    <w:ins w:id="685" w:author="Alistair Senior" w:date="2022-02-14T11:21:00Z"/>
                    <w:rFonts w:ascii="Calibri" w:eastAsia="Times New Roman" w:hAnsi="Calibri" w:cs="Calibri"/>
                    <w:color w:val="000000"/>
                    <w:lang w:eastAsia="en-GB"/>
                  </w:rPr>
                </w:rPrChange>
              </w:rPr>
            </w:pPr>
            <w:ins w:id="686" w:author="Alistair Senior" w:date="2022-02-14T11:24:00Z">
              <w:r w:rsidRPr="00F77CBB">
                <w:rPr>
                  <w:rFonts w:ascii="Times New Roman" w:eastAsia="Times New Roman" w:hAnsi="Times New Roman"/>
                  <w:i/>
                  <w:iCs/>
                  <w:color w:val="000000"/>
                  <w:lang w:eastAsia="en-GB"/>
                  <w:rPrChange w:id="687" w:author="Alistair Senior" w:date="2022-02-14T11:27:00Z">
                    <w:rPr>
                      <w:rFonts w:ascii="Times New Roman" w:eastAsia="Times New Roman" w:hAnsi="Times New Roman"/>
                      <w:color w:val="000000"/>
                      <w:lang w:eastAsia="en-GB"/>
                    </w:rPr>
                  </w:rPrChange>
                </w:rPr>
                <w:sym w:font="Symbol" w:char="F074"/>
              </w:r>
            </w:ins>
          </w:p>
        </w:tc>
      </w:tr>
      <w:tr w:rsidR="00F77CBB" w:rsidRPr="00F77CBB" w14:paraId="43E817CF" w14:textId="77777777" w:rsidTr="00F77CBB">
        <w:trPr>
          <w:trHeight w:val="320"/>
          <w:ins w:id="688" w:author="Alistair Senior" w:date="2022-02-14T11:21:00Z"/>
          <w:trPrChange w:id="689" w:author="Alistair Senior" w:date="2022-02-14T11:27:00Z">
            <w:trPr>
              <w:trHeight w:val="320"/>
            </w:trPr>
          </w:trPrChange>
        </w:trPr>
        <w:tc>
          <w:tcPr>
            <w:tcW w:w="1985" w:type="dxa"/>
            <w:tcBorders>
              <w:top w:val="nil"/>
              <w:left w:val="nil"/>
              <w:bottom w:val="nil"/>
              <w:right w:val="nil"/>
            </w:tcBorders>
            <w:shd w:val="clear" w:color="auto" w:fill="auto"/>
            <w:noWrap/>
            <w:hideMark/>
            <w:tcPrChange w:id="690" w:author="Alistair Senior" w:date="2022-02-14T11:27:00Z">
              <w:tcPr>
                <w:tcW w:w="1581" w:type="dxa"/>
                <w:tcBorders>
                  <w:top w:val="nil"/>
                  <w:left w:val="nil"/>
                  <w:bottom w:val="nil"/>
                  <w:right w:val="nil"/>
                </w:tcBorders>
                <w:shd w:val="clear" w:color="auto" w:fill="auto"/>
                <w:noWrap/>
                <w:hideMark/>
              </w:tcPr>
            </w:tcPrChange>
          </w:tcPr>
          <w:p w14:paraId="0190E705" w14:textId="77777777" w:rsidR="00F77CBB" w:rsidRPr="00F77CBB" w:rsidRDefault="00F77CBB" w:rsidP="00F77CBB">
            <w:pPr>
              <w:spacing w:after="0"/>
              <w:rPr>
                <w:ins w:id="691" w:author="Alistair Senior" w:date="2022-02-14T11:21:00Z"/>
                <w:rFonts w:ascii="Times New Roman" w:eastAsia="Times New Roman" w:hAnsi="Times New Roman"/>
                <w:color w:val="000000"/>
                <w:lang w:eastAsia="en-GB"/>
                <w:rPrChange w:id="692" w:author="Alistair Senior" w:date="2022-02-14T11:27:00Z">
                  <w:rPr>
                    <w:ins w:id="693" w:author="Alistair Senior" w:date="2022-02-14T11:21:00Z"/>
                    <w:rFonts w:ascii="Calibri" w:eastAsia="Times New Roman" w:hAnsi="Calibri" w:cs="Calibri"/>
                    <w:color w:val="000000"/>
                    <w:lang w:eastAsia="en-GB"/>
                  </w:rPr>
                </w:rPrChange>
              </w:rPr>
            </w:pPr>
            <w:ins w:id="694" w:author="Alistair Senior" w:date="2022-02-14T11:21:00Z">
              <w:r w:rsidRPr="00F77CBB">
                <w:rPr>
                  <w:rFonts w:ascii="Times New Roman" w:eastAsia="Times New Roman" w:hAnsi="Times New Roman"/>
                  <w:color w:val="000000"/>
                  <w:lang w:eastAsia="en-GB"/>
                  <w:rPrChange w:id="695" w:author="Alistair Senior" w:date="2022-02-14T11:27:00Z">
                    <w:rPr>
                      <w:rFonts w:ascii="Calibri" w:eastAsia="Times New Roman" w:hAnsi="Calibri" w:cs="Calibri"/>
                      <w:color w:val="000000"/>
                      <w:lang w:eastAsia="en-GB"/>
                    </w:rPr>
                  </w:rPrChange>
                </w:rPr>
                <w:t>Complete Cases</w:t>
              </w:r>
            </w:ins>
          </w:p>
        </w:tc>
        <w:tc>
          <w:tcPr>
            <w:tcW w:w="1276" w:type="dxa"/>
            <w:tcBorders>
              <w:top w:val="nil"/>
              <w:left w:val="nil"/>
              <w:bottom w:val="nil"/>
              <w:right w:val="nil"/>
            </w:tcBorders>
            <w:shd w:val="clear" w:color="auto" w:fill="auto"/>
            <w:noWrap/>
            <w:hideMark/>
            <w:tcPrChange w:id="696" w:author="Alistair Senior" w:date="2022-02-14T11:27:00Z">
              <w:tcPr>
                <w:tcW w:w="1680" w:type="dxa"/>
                <w:tcBorders>
                  <w:top w:val="nil"/>
                  <w:left w:val="nil"/>
                  <w:bottom w:val="nil"/>
                  <w:right w:val="nil"/>
                </w:tcBorders>
                <w:shd w:val="clear" w:color="auto" w:fill="auto"/>
                <w:noWrap/>
                <w:hideMark/>
              </w:tcPr>
            </w:tcPrChange>
          </w:tcPr>
          <w:p w14:paraId="2EFB5D05" w14:textId="6CDF5DD7" w:rsidR="00F77CBB" w:rsidRPr="00F77CBB" w:rsidRDefault="00F77CBB">
            <w:pPr>
              <w:spacing w:after="0"/>
              <w:rPr>
                <w:ins w:id="697" w:author="Alistair Senior" w:date="2022-02-14T11:21:00Z"/>
                <w:rFonts w:ascii="Times New Roman" w:eastAsia="Times New Roman" w:hAnsi="Times New Roman"/>
                <w:color w:val="000000"/>
                <w:lang w:eastAsia="en-GB"/>
                <w:rPrChange w:id="698" w:author="Alistair Senior" w:date="2022-02-14T11:27:00Z">
                  <w:rPr>
                    <w:ins w:id="699" w:author="Alistair Senior" w:date="2022-02-14T11:21:00Z"/>
                    <w:rFonts w:ascii="Calibri" w:eastAsia="Times New Roman" w:hAnsi="Calibri" w:cs="Calibri"/>
                    <w:color w:val="000000"/>
                    <w:lang w:eastAsia="en-GB"/>
                  </w:rPr>
                </w:rPrChange>
              </w:rPr>
              <w:pPrChange w:id="700" w:author="Alistair Senior" w:date="2022-02-14T11:27:00Z">
                <w:pPr>
                  <w:spacing w:after="0"/>
                  <w:jc w:val="right"/>
                </w:pPr>
              </w:pPrChange>
            </w:pPr>
            <w:ins w:id="701" w:author="Alistair Senior" w:date="2022-02-14T11:27:00Z">
              <w:r w:rsidRPr="00F77CBB">
                <w:rPr>
                  <w:rFonts w:ascii="Times New Roman" w:hAnsi="Times New Roman"/>
                  <w:color w:val="000000"/>
                  <w:rPrChange w:id="702" w:author="Alistair Senior" w:date="2022-02-14T11:27:00Z">
                    <w:rPr>
                      <w:rFonts w:ascii="Calibri" w:hAnsi="Calibri" w:cs="Calibri"/>
                      <w:color w:val="000000"/>
                    </w:rPr>
                  </w:rPrChange>
                </w:rPr>
                <w:t>-0.20</w:t>
              </w:r>
            </w:ins>
          </w:p>
        </w:tc>
        <w:tc>
          <w:tcPr>
            <w:tcW w:w="1275" w:type="dxa"/>
            <w:tcBorders>
              <w:top w:val="nil"/>
              <w:left w:val="nil"/>
              <w:bottom w:val="nil"/>
              <w:right w:val="nil"/>
            </w:tcBorders>
            <w:shd w:val="clear" w:color="auto" w:fill="auto"/>
            <w:noWrap/>
            <w:hideMark/>
            <w:tcPrChange w:id="703" w:author="Alistair Senior" w:date="2022-02-14T11:27:00Z">
              <w:tcPr>
                <w:tcW w:w="1275" w:type="dxa"/>
                <w:tcBorders>
                  <w:top w:val="nil"/>
                  <w:left w:val="nil"/>
                  <w:bottom w:val="nil"/>
                  <w:right w:val="nil"/>
                </w:tcBorders>
                <w:shd w:val="clear" w:color="auto" w:fill="auto"/>
                <w:noWrap/>
                <w:hideMark/>
              </w:tcPr>
            </w:tcPrChange>
          </w:tcPr>
          <w:p w14:paraId="7C2C571D" w14:textId="74C57D8D" w:rsidR="00F77CBB" w:rsidRPr="00F77CBB" w:rsidRDefault="00F77CBB">
            <w:pPr>
              <w:spacing w:after="0"/>
              <w:rPr>
                <w:ins w:id="704" w:author="Alistair Senior" w:date="2022-02-14T11:21:00Z"/>
                <w:rFonts w:ascii="Times New Roman" w:eastAsia="Times New Roman" w:hAnsi="Times New Roman"/>
                <w:color w:val="000000"/>
                <w:lang w:eastAsia="en-GB"/>
                <w:rPrChange w:id="705" w:author="Alistair Senior" w:date="2022-02-14T11:27:00Z">
                  <w:rPr>
                    <w:ins w:id="706" w:author="Alistair Senior" w:date="2022-02-14T11:21:00Z"/>
                    <w:rFonts w:ascii="Calibri" w:eastAsia="Times New Roman" w:hAnsi="Calibri" w:cs="Calibri"/>
                    <w:color w:val="000000"/>
                    <w:lang w:eastAsia="en-GB"/>
                  </w:rPr>
                </w:rPrChange>
              </w:rPr>
              <w:pPrChange w:id="707" w:author="Alistair Senior" w:date="2022-02-14T11:27:00Z">
                <w:pPr>
                  <w:spacing w:after="0"/>
                  <w:jc w:val="right"/>
                </w:pPr>
              </w:pPrChange>
            </w:pPr>
            <w:ins w:id="708" w:author="Alistair Senior" w:date="2022-02-14T11:27:00Z">
              <w:r w:rsidRPr="00F77CBB">
                <w:rPr>
                  <w:rFonts w:ascii="Times New Roman" w:hAnsi="Times New Roman"/>
                  <w:color w:val="000000"/>
                  <w:rPrChange w:id="709" w:author="Alistair Senior" w:date="2022-02-14T11:27:00Z">
                    <w:rPr>
                      <w:rFonts w:ascii="Calibri" w:hAnsi="Calibri" w:cs="Calibri"/>
                      <w:color w:val="000000"/>
                    </w:rPr>
                  </w:rPrChange>
                </w:rPr>
                <w:t>-0.31</w:t>
              </w:r>
            </w:ins>
          </w:p>
        </w:tc>
        <w:tc>
          <w:tcPr>
            <w:tcW w:w="1276" w:type="dxa"/>
            <w:tcBorders>
              <w:top w:val="nil"/>
              <w:left w:val="nil"/>
              <w:bottom w:val="nil"/>
              <w:right w:val="nil"/>
            </w:tcBorders>
            <w:shd w:val="clear" w:color="auto" w:fill="auto"/>
            <w:noWrap/>
            <w:hideMark/>
            <w:tcPrChange w:id="710" w:author="Alistair Senior" w:date="2022-02-14T11:27:00Z">
              <w:tcPr>
                <w:tcW w:w="1276" w:type="dxa"/>
                <w:tcBorders>
                  <w:top w:val="nil"/>
                  <w:left w:val="nil"/>
                  <w:bottom w:val="nil"/>
                  <w:right w:val="nil"/>
                </w:tcBorders>
                <w:shd w:val="clear" w:color="auto" w:fill="auto"/>
                <w:noWrap/>
                <w:hideMark/>
              </w:tcPr>
            </w:tcPrChange>
          </w:tcPr>
          <w:p w14:paraId="4C16F81F" w14:textId="47316460" w:rsidR="00F77CBB" w:rsidRPr="00F77CBB" w:rsidRDefault="00F77CBB">
            <w:pPr>
              <w:spacing w:after="0"/>
              <w:rPr>
                <w:ins w:id="711" w:author="Alistair Senior" w:date="2022-02-14T11:21:00Z"/>
                <w:rFonts w:ascii="Times New Roman" w:eastAsia="Times New Roman" w:hAnsi="Times New Roman"/>
                <w:color w:val="000000"/>
                <w:lang w:eastAsia="en-GB"/>
                <w:rPrChange w:id="712" w:author="Alistair Senior" w:date="2022-02-14T11:27:00Z">
                  <w:rPr>
                    <w:ins w:id="713" w:author="Alistair Senior" w:date="2022-02-14T11:21:00Z"/>
                    <w:rFonts w:ascii="Calibri" w:eastAsia="Times New Roman" w:hAnsi="Calibri" w:cs="Calibri"/>
                    <w:color w:val="000000"/>
                    <w:lang w:eastAsia="en-GB"/>
                  </w:rPr>
                </w:rPrChange>
              </w:rPr>
              <w:pPrChange w:id="714" w:author="Alistair Senior" w:date="2022-02-14T11:27:00Z">
                <w:pPr>
                  <w:spacing w:after="0"/>
                  <w:jc w:val="right"/>
                </w:pPr>
              </w:pPrChange>
            </w:pPr>
            <w:ins w:id="715" w:author="Alistair Senior" w:date="2022-02-14T11:27:00Z">
              <w:r w:rsidRPr="00F77CBB">
                <w:rPr>
                  <w:rFonts w:ascii="Times New Roman" w:hAnsi="Times New Roman"/>
                  <w:color w:val="000000"/>
                  <w:rPrChange w:id="716" w:author="Alistair Senior" w:date="2022-02-14T11:27:00Z">
                    <w:rPr>
                      <w:rFonts w:ascii="Calibri" w:hAnsi="Calibri" w:cs="Calibri"/>
                      <w:color w:val="000000"/>
                    </w:rPr>
                  </w:rPrChange>
                </w:rPr>
                <w:t>-0.09</w:t>
              </w:r>
            </w:ins>
          </w:p>
        </w:tc>
        <w:tc>
          <w:tcPr>
            <w:tcW w:w="969" w:type="dxa"/>
            <w:tcBorders>
              <w:top w:val="nil"/>
              <w:left w:val="nil"/>
              <w:bottom w:val="nil"/>
              <w:right w:val="nil"/>
            </w:tcBorders>
            <w:shd w:val="clear" w:color="auto" w:fill="auto"/>
            <w:noWrap/>
            <w:hideMark/>
            <w:tcPrChange w:id="717" w:author="Alistair Senior" w:date="2022-02-14T11:27:00Z">
              <w:tcPr>
                <w:tcW w:w="969" w:type="dxa"/>
                <w:tcBorders>
                  <w:top w:val="nil"/>
                  <w:left w:val="nil"/>
                  <w:bottom w:val="nil"/>
                  <w:right w:val="nil"/>
                </w:tcBorders>
                <w:shd w:val="clear" w:color="auto" w:fill="auto"/>
                <w:noWrap/>
                <w:hideMark/>
              </w:tcPr>
            </w:tcPrChange>
          </w:tcPr>
          <w:p w14:paraId="283993CE" w14:textId="787F236A" w:rsidR="00F77CBB" w:rsidRPr="00F77CBB" w:rsidRDefault="00F77CBB">
            <w:pPr>
              <w:spacing w:after="0"/>
              <w:rPr>
                <w:ins w:id="718" w:author="Alistair Senior" w:date="2022-02-14T11:21:00Z"/>
                <w:rFonts w:ascii="Times New Roman" w:eastAsia="Times New Roman" w:hAnsi="Times New Roman"/>
                <w:color w:val="000000"/>
                <w:lang w:eastAsia="en-GB"/>
                <w:rPrChange w:id="719" w:author="Alistair Senior" w:date="2022-02-14T11:27:00Z">
                  <w:rPr>
                    <w:ins w:id="720" w:author="Alistair Senior" w:date="2022-02-14T11:21:00Z"/>
                    <w:rFonts w:ascii="Calibri" w:eastAsia="Times New Roman" w:hAnsi="Calibri" w:cs="Calibri"/>
                    <w:color w:val="000000"/>
                    <w:lang w:eastAsia="en-GB"/>
                  </w:rPr>
                </w:rPrChange>
              </w:rPr>
              <w:pPrChange w:id="721" w:author="Alistair Senior" w:date="2022-02-14T11:27:00Z">
                <w:pPr>
                  <w:spacing w:after="0"/>
                  <w:jc w:val="right"/>
                </w:pPr>
              </w:pPrChange>
            </w:pPr>
            <w:ins w:id="722" w:author="Alistair Senior" w:date="2022-02-14T11:27:00Z">
              <w:r w:rsidRPr="00F77CBB">
                <w:rPr>
                  <w:rFonts w:ascii="Times New Roman" w:hAnsi="Times New Roman"/>
                  <w:color w:val="000000"/>
                  <w:rPrChange w:id="723" w:author="Alistair Senior" w:date="2022-02-14T11:27:00Z">
                    <w:rPr>
                      <w:rFonts w:ascii="Calibri" w:hAnsi="Calibri" w:cs="Calibri"/>
                      <w:color w:val="000000"/>
                    </w:rPr>
                  </w:rPrChange>
                </w:rPr>
                <w:t>0.41</w:t>
              </w:r>
            </w:ins>
          </w:p>
        </w:tc>
      </w:tr>
      <w:tr w:rsidR="00F77CBB" w:rsidRPr="00F77CBB" w14:paraId="3C98DFEC" w14:textId="77777777" w:rsidTr="00F77CBB">
        <w:trPr>
          <w:trHeight w:val="320"/>
          <w:ins w:id="724" w:author="Alistair Senior" w:date="2022-02-14T11:21:00Z"/>
          <w:trPrChange w:id="725" w:author="Alistair Senior" w:date="2022-02-14T11:27:00Z">
            <w:trPr>
              <w:trHeight w:val="320"/>
            </w:trPr>
          </w:trPrChange>
        </w:trPr>
        <w:tc>
          <w:tcPr>
            <w:tcW w:w="1985" w:type="dxa"/>
            <w:tcBorders>
              <w:top w:val="nil"/>
              <w:left w:val="nil"/>
              <w:bottom w:val="nil"/>
              <w:right w:val="nil"/>
            </w:tcBorders>
            <w:shd w:val="clear" w:color="auto" w:fill="auto"/>
            <w:noWrap/>
            <w:hideMark/>
            <w:tcPrChange w:id="726" w:author="Alistair Senior" w:date="2022-02-14T11:27:00Z">
              <w:tcPr>
                <w:tcW w:w="1581" w:type="dxa"/>
                <w:tcBorders>
                  <w:top w:val="nil"/>
                  <w:left w:val="nil"/>
                  <w:bottom w:val="nil"/>
                  <w:right w:val="nil"/>
                </w:tcBorders>
                <w:shd w:val="clear" w:color="auto" w:fill="auto"/>
                <w:noWrap/>
                <w:hideMark/>
              </w:tcPr>
            </w:tcPrChange>
          </w:tcPr>
          <w:p w14:paraId="39E62F19" w14:textId="77777777" w:rsidR="00F77CBB" w:rsidRPr="00F77CBB" w:rsidRDefault="00F77CBB" w:rsidP="00F77CBB">
            <w:pPr>
              <w:spacing w:after="0"/>
              <w:rPr>
                <w:ins w:id="727" w:author="Alistair Senior" w:date="2022-02-14T11:21:00Z"/>
                <w:rFonts w:ascii="Times New Roman" w:eastAsia="Times New Roman" w:hAnsi="Times New Roman"/>
                <w:color w:val="000000"/>
                <w:lang w:eastAsia="en-GB"/>
                <w:rPrChange w:id="728" w:author="Alistair Senior" w:date="2022-02-14T11:27:00Z">
                  <w:rPr>
                    <w:ins w:id="729" w:author="Alistair Senior" w:date="2022-02-14T11:21:00Z"/>
                    <w:rFonts w:ascii="Calibri" w:eastAsia="Times New Roman" w:hAnsi="Calibri" w:cs="Calibri"/>
                    <w:color w:val="000000"/>
                    <w:lang w:eastAsia="en-GB"/>
                  </w:rPr>
                </w:rPrChange>
              </w:rPr>
            </w:pPr>
            <w:ins w:id="730" w:author="Alistair Senior" w:date="2022-02-14T11:21:00Z">
              <w:r w:rsidRPr="00F77CBB">
                <w:rPr>
                  <w:rFonts w:ascii="Times New Roman" w:eastAsia="Times New Roman" w:hAnsi="Times New Roman"/>
                  <w:color w:val="000000"/>
                  <w:lang w:eastAsia="en-GB"/>
                  <w:rPrChange w:id="731" w:author="Alistair Senior" w:date="2022-02-14T11:27:00Z">
                    <w:rPr>
                      <w:rFonts w:ascii="Calibri" w:eastAsia="Times New Roman" w:hAnsi="Calibri" w:cs="Calibri"/>
                      <w:color w:val="000000"/>
                      <w:lang w:eastAsia="en-GB"/>
                    </w:rPr>
                  </w:rPrChange>
                </w:rPr>
                <w:t>Method 1A</w:t>
              </w:r>
            </w:ins>
          </w:p>
        </w:tc>
        <w:tc>
          <w:tcPr>
            <w:tcW w:w="1276" w:type="dxa"/>
            <w:tcBorders>
              <w:top w:val="nil"/>
              <w:left w:val="nil"/>
              <w:bottom w:val="nil"/>
              <w:right w:val="nil"/>
            </w:tcBorders>
            <w:shd w:val="clear" w:color="auto" w:fill="auto"/>
            <w:noWrap/>
            <w:hideMark/>
            <w:tcPrChange w:id="732" w:author="Alistair Senior" w:date="2022-02-14T11:27:00Z">
              <w:tcPr>
                <w:tcW w:w="1680" w:type="dxa"/>
                <w:tcBorders>
                  <w:top w:val="nil"/>
                  <w:left w:val="nil"/>
                  <w:bottom w:val="nil"/>
                  <w:right w:val="nil"/>
                </w:tcBorders>
                <w:shd w:val="clear" w:color="auto" w:fill="auto"/>
                <w:noWrap/>
                <w:hideMark/>
              </w:tcPr>
            </w:tcPrChange>
          </w:tcPr>
          <w:p w14:paraId="4EA9B630" w14:textId="54460801" w:rsidR="00F77CBB" w:rsidRPr="00F77CBB" w:rsidRDefault="00F77CBB">
            <w:pPr>
              <w:spacing w:after="0"/>
              <w:rPr>
                <w:ins w:id="733" w:author="Alistair Senior" w:date="2022-02-14T11:21:00Z"/>
                <w:rFonts w:ascii="Times New Roman" w:eastAsia="Times New Roman" w:hAnsi="Times New Roman"/>
                <w:color w:val="000000"/>
                <w:lang w:eastAsia="en-GB"/>
                <w:rPrChange w:id="734" w:author="Alistair Senior" w:date="2022-02-14T11:27:00Z">
                  <w:rPr>
                    <w:ins w:id="735" w:author="Alistair Senior" w:date="2022-02-14T11:21:00Z"/>
                    <w:rFonts w:ascii="Calibri" w:eastAsia="Times New Roman" w:hAnsi="Calibri" w:cs="Calibri"/>
                    <w:color w:val="000000"/>
                    <w:lang w:eastAsia="en-GB"/>
                  </w:rPr>
                </w:rPrChange>
              </w:rPr>
              <w:pPrChange w:id="736" w:author="Alistair Senior" w:date="2022-02-14T11:27:00Z">
                <w:pPr>
                  <w:spacing w:after="0"/>
                  <w:jc w:val="right"/>
                </w:pPr>
              </w:pPrChange>
            </w:pPr>
            <w:ins w:id="737" w:author="Alistair Senior" w:date="2022-02-14T11:27:00Z">
              <w:r w:rsidRPr="00F77CBB">
                <w:rPr>
                  <w:rFonts w:ascii="Times New Roman" w:hAnsi="Times New Roman"/>
                  <w:color w:val="000000"/>
                  <w:rPrChange w:id="738"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39" w:author="Alistair Senior" w:date="2022-02-14T11:27:00Z">
              <w:tcPr>
                <w:tcW w:w="1275" w:type="dxa"/>
                <w:tcBorders>
                  <w:top w:val="nil"/>
                  <w:left w:val="nil"/>
                  <w:bottom w:val="nil"/>
                  <w:right w:val="nil"/>
                </w:tcBorders>
                <w:shd w:val="clear" w:color="auto" w:fill="auto"/>
                <w:noWrap/>
                <w:hideMark/>
              </w:tcPr>
            </w:tcPrChange>
          </w:tcPr>
          <w:p w14:paraId="5FBF1CB0" w14:textId="33C603A9" w:rsidR="00F77CBB" w:rsidRPr="00F77CBB" w:rsidRDefault="00F77CBB">
            <w:pPr>
              <w:spacing w:after="0"/>
              <w:rPr>
                <w:ins w:id="740" w:author="Alistair Senior" w:date="2022-02-14T11:21:00Z"/>
                <w:rFonts w:ascii="Times New Roman" w:eastAsia="Times New Roman" w:hAnsi="Times New Roman"/>
                <w:color w:val="000000"/>
                <w:lang w:eastAsia="en-GB"/>
                <w:rPrChange w:id="741" w:author="Alistair Senior" w:date="2022-02-14T11:27:00Z">
                  <w:rPr>
                    <w:ins w:id="742" w:author="Alistair Senior" w:date="2022-02-14T11:21:00Z"/>
                    <w:rFonts w:ascii="Calibri" w:eastAsia="Times New Roman" w:hAnsi="Calibri" w:cs="Calibri"/>
                    <w:color w:val="000000"/>
                    <w:lang w:eastAsia="en-GB"/>
                  </w:rPr>
                </w:rPrChange>
              </w:rPr>
              <w:pPrChange w:id="743" w:author="Alistair Senior" w:date="2022-02-14T11:27:00Z">
                <w:pPr>
                  <w:spacing w:after="0"/>
                  <w:jc w:val="right"/>
                </w:pPr>
              </w:pPrChange>
            </w:pPr>
            <w:ins w:id="744" w:author="Alistair Senior" w:date="2022-02-14T11:27:00Z">
              <w:r w:rsidRPr="00F77CBB">
                <w:rPr>
                  <w:rFonts w:ascii="Times New Roman" w:hAnsi="Times New Roman"/>
                  <w:color w:val="000000"/>
                  <w:rPrChange w:id="745"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746" w:author="Alistair Senior" w:date="2022-02-14T11:27:00Z">
              <w:tcPr>
                <w:tcW w:w="1276" w:type="dxa"/>
                <w:tcBorders>
                  <w:top w:val="nil"/>
                  <w:left w:val="nil"/>
                  <w:bottom w:val="nil"/>
                  <w:right w:val="nil"/>
                </w:tcBorders>
                <w:shd w:val="clear" w:color="auto" w:fill="auto"/>
                <w:noWrap/>
                <w:hideMark/>
              </w:tcPr>
            </w:tcPrChange>
          </w:tcPr>
          <w:p w14:paraId="41BC7031" w14:textId="31ED9609" w:rsidR="00F77CBB" w:rsidRPr="00F77CBB" w:rsidRDefault="00F77CBB">
            <w:pPr>
              <w:spacing w:after="0"/>
              <w:rPr>
                <w:ins w:id="747" w:author="Alistair Senior" w:date="2022-02-14T11:21:00Z"/>
                <w:rFonts w:ascii="Times New Roman" w:eastAsia="Times New Roman" w:hAnsi="Times New Roman"/>
                <w:color w:val="000000"/>
                <w:lang w:eastAsia="en-GB"/>
                <w:rPrChange w:id="748" w:author="Alistair Senior" w:date="2022-02-14T11:27:00Z">
                  <w:rPr>
                    <w:ins w:id="749" w:author="Alistair Senior" w:date="2022-02-14T11:21:00Z"/>
                    <w:rFonts w:ascii="Calibri" w:eastAsia="Times New Roman" w:hAnsi="Calibri" w:cs="Calibri"/>
                    <w:color w:val="000000"/>
                    <w:lang w:eastAsia="en-GB"/>
                  </w:rPr>
                </w:rPrChange>
              </w:rPr>
              <w:pPrChange w:id="750" w:author="Alistair Senior" w:date="2022-02-14T11:27:00Z">
                <w:pPr>
                  <w:spacing w:after="0"/>
                  <w:jc w:val="right"/>
                </w:pPr>
              </w:pPrChange>
            </w:pPr>
            <w:ins w:id="751" w:author="Alistair Senior" w:date="2022-02-14T11:27:00Z">
              <w:r w:rsidRPr="00F77CBB">
                <w:rPr>
                  <w:rFonts w:ascii="Times New Roman" w:hAnsi="Times New Roman"/>
                  <w:color w:val="000000"/>
                  <w:rPrChange w:id="752"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53" w:author="Alistair Senior" w:date="2022-02-14T11:27:00Z">
              <w:tcPr>
                <w:tcW w:w="969" w:type="dxa"/>
                <w:tcBorders>
                  <w:top w:val="nil"/>
                  <w:left w:val="nil"/>
                  <w:bottom w:val="nil"/>
                  <w:right w:val="nil"/>
                </w:tcBorders>
                <w:shd w:val="clear" w:color="auto" w:fill="auto"/>
                <w:noWrap/>
                <w:hideMark/>
              </w:tcPr>
            </w:tcPrChange>
          </w:tcPr>
          <w:p w14:paraId="7528E2FC" w14:textId="1005F17E" w:rsidR="00F77CBB" w:rsidRPr="00F77CBB" w:rsidRDefault="00F77CBB">
            <w:pPr>
              <w:spacing w:after="0"/>
              <w:rPr>
                <w:ins w:id="754" w:author="Alistair Senior" w:date="2022-02-14T11:21:00Z"/>
                <w:rFonts w:ascii="Times New Roman" w:eastAsia="Times New Roman" w:hAnsi="Times New Roman"/>
                <w:color w:val="000000"/>
                <w:lang w:eastAsia="en-GB"/>
                <w:rPrChange w:id="755" w:author="Alistair Senior" w:date="2022-02-14T11:27:00Z">
                  <w:rPr>
                    <w:ins w:id="756" w:author="Alistair Senior" w:date="2022-02-14T11:21:00Z"/>
                    <w:rFonts w:ascii="Calibri" w:eastAsia="Times New Roman" w:hAnsi="Calibri" w:cs="Calibri"/>
                    <w:color w:val="000000"/>
                    <w:lang w:eastAsia="en-GB"/>
                  </w:rPr>
                </w:rPrChange>
              </w:rPr>
              <w:pPrChange w:id="757" w:author="Alistair Senior" w:date="2022-02-14T11:27:00Z">
                <w:pPr>
                  <w:spacing w:after="0"/>
                  <w:jc w:val="right"/>
                </w:pPr>
              </w:pPrChange>
            </w:pPr>
            <w:ins w:id="758" w:author="Alistair Senior" w:date="2022-02-14T11:27:00Z">
              <w:r w:rsidRPr="00F77CBB">
                <w:rPr>
                  <w:rFonts w:ascii="Times New Roman" w:hAnsi="Times New Roman"/>
                  <w:color w:val="000000"/>
                  <w:rPrChange w:id="759" w:author="Alistair Senior" w:date="2022-02-14T11:27:00Z">
                    <w:rPr>
                      <w:rFonts w:ascii="Calibri" w:hAnsi="Calibri" w:cs="Calibri"/>
                      <w:color w:val="000000"/>
                    </w:rPr>
                  </w:rPrChange>
                </w:rPr>
                <w:t>0.40</w:t>
              </w:r>
            </w:ins>
          </w:p>
        </w:tc>
      </w:tr>
      <w:tr w:rsidR="00F77CBB" w:rsidRPr="00F77CBB" w14:paraId="5F4CDE5D" w14:textId="77777777" w:rsidTr="00F77CBB">
        <w:trPr>
          <w:trHeight w:val="320"/>
          <w:ins w:id="760" w:author="Alistair Senior" w:date="2022-02-14T11:21:00Z"/>
          <w:trPrChange w:id="761" w:author="Alistair Senior" w:date="2022-02-14T11:27:00Z">
            <w:trPr>
              <w:trHeight w:val="320"/>
            </w:trPr>
          </w:trPrChange>
        </w:trPr>
        <w:tc>
          <w:tcPr>
            <w:tcW w:w="1985" w:type="dxa"/>
            <w:tcBorders>
              <w:top w:val="nil"/>
              <w:left w:val="nil"/>
              <w:bottom w:val="nil"/>
              <w:right w:val="nil"/>
            </w:tcBorders>
            <w:shd w:val="clear" w:color="auto" w:fill="auto"/>
            <w:noWrap/>
            <w:hideMark/>
            <w:tcPrChange w:id="762" w:author="Alistair Senior" w:date="2022-02-14T11:27:00Z">
              <w:tcPr>
                <w:tcW w:w="1581" w:type="dxa"/>
                <w:tcBorders>
                  <w:top w:val="nil"/>
                  <w:left w:val="nil"/>
                  <w:bottom w:val="nil"/>
                  <w:right w:val="nil"/>
                </w:tcBorders>
                <w:shd w:val="clear" w:color="auto" w:fill="auto"/>
                <w:noWrap/>
                <w:hideMark/>
              </w:tcPr>
            </w:tcPrChange>
          </w:tcPr>
          <w:p w14:paraId="4FD33CAC" w14:textId="77777777" w:rsidR="00F77CBB" w:rsidRPr="00F77CBB" w:rsidRDefault="00F77CBB" w:rsidP="00F77CBB">
            <w:pPr>
              <w:spacing w:after="0"/>
              <w:rPr>
                <w:ins w:id="763" w:author="Alistair Senior" w:date="2022-02-14T11:21:00Z"/>
                <w:rFonts w:ascii="Times New Roman" w:eastAsia="Times New Roman" w:hAnsi="Times New Roman"/>
                <w:color w:val="000000"/>
                <w:lang w:eastAsia="en-GB"/>
                <w:rPrChange w:id="764" w:author="Alistair Senior" w:date="2022-02-14T11:27:00Z">
                  <w:rPr>
                    <w:ins w:id="765" w:author="Alistair Senior" w:date="2022-02-14T11:21:00Z"/>
                    <w:rFonts w:ascii="Calibri" w:eastAsia="Times New Roman" w:hAnsi="Calibri" w:cs="Calibri"/>
                    <w:color w:val="000000"/>
                    <w:lang w:eastAsia="en-GB"/>
                  </w:rPr>
                </w:rPrChange>
              </w:rPr>
            </w:pPr>
            <w:ins w:id="766" w:author="Alistair Senior" w:date="2022-02-14T11:21:00Z">
              <w:r w:rsidRPr="00F77CBB">
                <w:rPr>
                  <w:rFonts w:ascii="Times New Roman" w:eastAsia="Times New Roman" w:hAnsi="Times New Roman"/>
                  <w:color w:val="000000"/>
                  <w:lang w:eastAsia="en-GB"/>
                  <w:rPrChange w:id="767" w:author="Alistair Senior" w:date="2022-02-14T11:27:00Z">
                    <w:rPr>
                      <w:rFonts w:ascii="Calibri" w:eastAsia="Times New Roman" w:hAnsi="Calibri" w:cs="Calibri"/>
                      <w:color w:val="000000"/>
                      <w:lang w:eastAsia="en-GB"/>
                    </w:rPr>
                  </w:rPrChange>
                </w:rPr>
                <w:t>Method 1B</w:t>
              </w:r>
            </w:ins>
          </w:p>
        </w:tc>
        <w:tc>
          <w:tcPr>
            <w:tcW w:w="1276" w:type="dxa"/>
            <w:tcBorders>
              <w:top w:val="nil"/>
              <w:left w:val="nil"/>
              <w:bottom w:val="nil"/>
              <w:right w:val="nil"/>
            </w:tcBorders>
            <w:shd w:val="clear" w:color="auto" w:fill="auto"/>
            <w:noWrap/>
            <w:hideMark/>
            <w:tcPrChange w:id="768" w:author="Alistair Senior" w:date="2022-02-14T11:27:00Z">
              <w:tcPr>
                <w:tcW w:w="1680" w:type="dxa"/>
                <w:tcBorders>
                  <w:top w:val="nil"/>
                  <w:left w:val="nil"/>
                  <w:bottom w:val="nil"/>
                  <w:right w:val="nil"/>
                </w:tcBorders>
                <w:shd w:val="clear" w:color="auto" w:fill="auto"/>
                <w:noWrap/>
                <w:hideMark/>
              </w:tcPr>
            </w:tcPrChange>
          </w:tcPr>
          <w:p w14:paraId="75CB6773" w14:textId="6F4A1722" w:rsidR="00F77CBB" w:rsidRPr="00F77CBB" w:rsidRDefault="00F77CBB">
            <w:pPr>
              <w:spacing w:after="0"/>
              <w:rPr>
                <w:ins w:id="769" w:author="Alistair Senior" w:date="2022-02-14T11:21:00Z"/>
                <w:rFonts w:ascii="Times New Roman" w:eastAsia="Times New Roman" w:hAnsi="Times New Roman"/>
                <w:color w:val="000000"/>
                <w:lang w:eastAsia="en-GB"/>
                <w:rPrChange w:id="770" w:author="Alistair Senior" w:date="2022-02-14T11:27:00Z">
                  <w:rPr>
                    <w:ins w:id="771" w:author="Alistair Senior" w:date="2022-02-14T11:21:00Z"/>
                    <w:rFonts w:ascii="Calibri" w:eastAsia="Times New Roman" w:hAnsi="Calibri" w:cs="Calibri"/>
                    <w:color w:val="000000"/>
                    <w:lang w:eastAsia="en-GB"/>
                  </w:rPr>
                </w:rPrChange>
              </w:rPr>
              <w:pPrChange w:id="772" w:author="Alistair Senior" w:date="2022-02-14T11:27:00Z">
                <w:pPr>
                  <w:spacing w:after="0"/>
                  <w:jc w:val="right"/>
                </w:pPr>
              </w:pPrChange>
            </w:pPr>
            <w:ins w:id="773" w:author="Alistair Senior" w:date="2022-02-14T11:27:00Z">
              <w:r w:rsidRPr="00F77CBB">
                <w:rPr>
                  <w:rFonts w:ascii="Times New Roman" w:hAnsi="Times New Roman"/>
                  <w:color w:val="000000"/>
                  <w:rPrChange w:id="774"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75" w:author="Alistair Senior" w:date="2022-02-14T11:27:00Z">
              <w:tcPr>
                <w:tcW w:w="1275" w:type="dxa"/>
                <w:tcBorders>
                  <w:top w:val="nil"/>
                  <w:left w:val="nil"/>
                  <w:bottom w:val="nil"/>
                  <w:right w:val="nil"/>
                </w:tcBorders>
                <w:shd w:val="clear" w:color="auto" w:fill="auto"/>
                <w:noWrap/>
                <w:hideMark/>
              </w:tcPr>
            </w:tcPrChange>
          </w:tcPr>
          <w:p w14:paraId="174CA63C" w14:textId="5C9729E7" w:rsidR="00F77CBB" w:rsidRPr="00F77CBB" w:rsidRDefault="00F77CBB">
            <w:pPr>
              <w:spacing w:after="0"/>
              <w:rPr>
                <w:ins w:id="776" w:author="Alistair Senior" w:date="2022-02-14T11:21:00Z"/>
                <w:rFonts w:ascii="Times New Roman" w:eastAsia="Times New Roman" w:hAnsi="Times New Roman"/>
                <w:color w:val="000000"/>
                <w:lang w:eastAsia="en-GB"/>
                <w:rPrChange w:id="777" w:author="Alistair Senior" w:date="2022-02-14T11:27:00Z">
                  <w:rPr>
                    <w:ins w:id="778" w:author="Alistair Senior" w:date="2022-02-14T11:21:00Z"/>
                    <w:rFonts w:ascii="Calibri" w:eastAsia="Times New Roman" w:hAnsi="Calibri" w:cs="Calibri"/>
                    <w:color w:val="000000"/>
                    <w:lang w:eastAsia="en-GB"/>
                  </w:rPr>
                </w:rPrChange>
              </w:rPr>
              <w:pPrChange w:id="779" w:author="Alistair Senior" w:date="2022-02-14T11:27:00Z">
                <w:pPr>
                  <w:spacing w:after="0"/>
                  <w:jc w:val="right"/>
                </w:pPr>
              </w:pPrChange>
            </w:pPr>
            <w:ins w:id="780" w:author="Alistair Senior" w:date="2022-02-14T11:27:00Z">
              <w:r w:rsidRPr="00F77CBB">
                <w:rPr>
                  <w:rFonts w:ascii="Times New Roman" w:hAnsi="Times New Roman"/>
                  <w:color w:val="000000"/>
                  <w:rPrChange w:id="781" w:author="Alistair Senior" w:date="2022-02-14T11:27:00Z">
                    <w:rPr>
                      <w:rFonts w:ascii="Calibri" w:hAnsi="Calibri" w:cs="Calibri"/>
                      <w:color w:val="000000"/>
                    </w:rPr>
                  </w:rPrChange>
                </w:rPr>
                <w:t>-0.29</w:t>
              </w:r>
            </w:ins>
          </w:p>
        </w:tc>
        <w:tc>
          <w:tcPr>
            <w:tcW w:w="1276" w:type="dxa"/>
            <w:tcBorders>
              <w:top w:val="nil"/>
              <w:left w:val="nil"/>
              <w:bottom w:val="nil"/>
              <w:right w:val="nil"/>
            </w:tcBorders>
            <w:shd w:val="clear" w:color="auto" w:fill="auto"/>
            <w:noWrap/>
            <w:hideMark/>
            <w:tcPrChange w:id="782" w:author="Alistair Senior" w:date="2022-02-14T11:27:00Z">
              <w:tcPr>
                <w:tcW w:w="1276" w:type="dxa"/>
                <w:tcBorders>
                  <w:top w:val="nil"/>
                  <w:left w:val="nil"/>
                  <w:bottom w:val="nil"/>
                  <w:right w:val="nil"/>
                </w:tcBorders>
                <w:shd w:val="clear" w:color="auto" w:fill="auto"/>
                <w:noWrap/>
                <w:hideMark/>
              </w:tcPr>
            </w:tcPrChange>
          </w:tcPr>
          <w:p w14:paraId="7291FE39" w14:textId="6AB5A842" w:rsidR="00F77CBB" w:rsidRPr="00F77CBB" w:rsidRDefault="00F77CBB">
            <w:pPr>
              <w:spacing w:after="0"/>
              <w:rPr>
                <w:ins w:id="783" w:author="Alistair Senior" w:date="2022-02-14T11:21:00Z"/>
                <w:rFonts w:ascii="Times New Roman" w:eastAsia="Times New Roman" w:hAnsi="Times New Roman"/>
                <w:color w:val="000000"/>
                <w:lang w:eastAsia="en-GB"/>
                <w:rPrChange w:id="784" w:author="Alistair Senior" w:date="2022-02-14T11:27:00Z">
                  <w:rPr>
                    <w:ins w:id="785" w:author="Alistair Senior" w:date="2022-02-14T11:21:00Z"/>
                    <w:rFonts w:ascii="Calibri" w:eastAsia="Times New Roman" w:hAnsi="Calibri" w:cs="Calibri"/>
                    <w:color w:val="000000"/>
                    <w:lang w:eastAsia="en-GB"/>
                  </w:rPr>
                </w:rPrChange>
              </w:rPr>
              <w:pPrChange w:id="786" w:author="Alistair Senior" w:date="2022-02-14T11:27:00Z">
                <w:pPr>
                  <w:spacing w:after="0"/>
                  <w:jc w:val="right"/>
                </w:pPr>
              </w:pPrChange>
            </w:pPr>
            <w:ins w:id="787" w:author="Alistair Senior" w:date="2022-02-14T11:27:00Z">
              <w:r w:rsidRPr="00F77CBB">
                <w:rPr>
                  <w:rFonts w:ascii="Times New Roman" w:hAnsi="Times New Roman"/>
                  <w:color w:val="000000"/>
                  <w:rPrChange w:id="788"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89" w:author="Alistair Senior" w:date="2022-02-14T11:27:00Z">
              <w:tcPr>
                <w:tcW w:w="969" w:type="dxa"/>
                <w:tcBorders>
                  <w:top w:val="nil"/>
                  <w:left w:val="nil"/>
                  <w:bottom w:val="nil"/>
                  <w:right w:val="nil"/>
                </w:tcBorders>
                <w:shd w:val="clear" w:color="auto" w:fill="auto"/>
                <w:noWrap/>
                <w:hideMark/>
              </w:tcPr>
            </w:tcPrChange>
          </w:tcPr>
          <w:p w14:paraId="65D2B3E9" w14:textId="12A6B7C3" w:rsidR="00F77CBB" w:rsidRPr="00F77CBB" w:rsidRDefault="00F77CBB">
            <w:pPr>
              <w:spacing w:after="0"/>
              <w:rPr>
                <w:ins w:id="790" w:author="Alistair Senior" w:date="2022-02-14T11:21:00Z"/>
                <w:rFonts w:ascii="Times New Roman" w:eastAsia="Times New Roman" w:hAnsi="Times New Roman"/>
                <w:color w:val="000000"/>
                <w:lang w:eastAsia="en-GB"/>
                <w:rPrChange w:id="791" w:author="Alistair Senior" w:date="2022-02-14T11:27:00Z">
                  <w:rPr>
                    <w:ins w:id="792" w:author="Alistair Senior" w:date="2022-02-14T11:21:00Z"/>
                    <w:rFonts w:ascii="Calibri" w:eastAsia="Times New Roman" w:hAnsi="Calibri" w:cs="Calibri"/>
                    <w:color w:val="000000"/>
                    <w:lang w:eastAsia="en-GB"/>
                  </w:rPr>
                </w:rPrChange>
              </w:rPr>
              <w:pPrChange w:id="793" w:author="Alistair Senior" w:date="2022-02-14T11:27:00Z">
                <w:pPr>
                  <w:spacing w:after="0"/>
                  <w:jc w:val="right"/>
                </w:pPr>
              </w:pPrChange>
            </w:pPr>
            <w:ins w:id="794" w:author="Alistair Senior" w:date="2022-02-14T11:27:00Z">
              <w:r w:rsidRPr="00F77CBB">
                <w:rPr>
                  <w:rFonts w:ascii="Times New Roman" w:hAnsi="Times New Roman"/>
                  <w:color w:val="000000"/>
                  <w:rPrChange w:id="795" w:author="Alistair Senior" w:date="2022-02-14T11:27:00Z">
                    <w:rPr>
                      <w:rFonts w:ascii="Calibri" w:hAnsi="Calibri" w:cs="Calibri"/>
                      <w:color w:val="000000"/>
                    </w:rPr>
                  </w:rPrChange>
                </w:rPr>
                <w:t>0.38</w:t>
              </w:r>
            </w:ins>
          </w:p>
        </w:tc>
      </w:tr>
      <w:tr w:rsidR="00F77CBB" w:rsidRPr="00F77CBB" w14:paraId="0F83AE27" w14:textId="77777777" w:rsidTr="00F77CBB">
        <w:trPr>
          <w:trHeight w:val="320"/>
          <w:ins w:id="796" w:author="Alistair Senior" w:date="2022-02-14T11:21:00Z"/>
          <w:trPrChange w:id="797" w:author="Alistair Senior" w:date="2022-02-14T11:27:00Z">
            <w:trPr>
              <w:trHeight w:val="320"/>
            </w:trPr>
          </w:trPrChange>
        </w:trPr>
        <w:tc>
          <w:tcPr>
            <w:tcW w:w="1985" w:type="dxa"/>
            <w:tcBorders>
              <w:top w:val="nil"/>
              <w:left w:val="nil"/>
              <w:bottom w:val="nil"/>
              <w:right w:val="nil"/>
            </w:tcBorders>
            <w:shd w:val="clear" w:color="auto" w:fill="auto"/>
            <w:noWrap/>
            <w:hideMark/>
            <w:tcPrChange w:id="798" w:author="Alistair Senior" w:date="2022-02-14T11:27:00Z">
              <w:tcPr>
                <w:tcW w:w="1581" w:type="dxa"/>
                <w:tcBorders>
                  <w:top w:val="nil"/>
                  <w:left w:val="nil"/>
                  <w:bottom w:val="nil"/>
                  <w:right w:val="nil"/>
                </w:tcBorders>
                <w:shd w:val="clear" w:color="auto" w:fill="auto"/>
                <w:noWrap/>
                <w:hideMark/>
              </w:tcPr>
            </w:tcPrChange>
          </w:tcPr>
          <w:p w14:paraId="22FB8521" w14:textId="77777777" w:rsidR="00F77CBB" w:rsidRPr="00F77CBB" w:rsidRDefault="00F77CBB" w:rsidP="00F77CBB">
            <w:pPr>
              <w:spacing w:after="0"/>
              <w:rPr>
                <w:ins w:id="799" w:author="Alistair Senior" w:date="2022-02-14T11:21:00Z"/>
                <w:rFonts w:ascii="Times New Roman" w:eastAsia="Times New Roman" w:hAnsi="Times New Roman"/>
                <w:color w:val="000000"/>
                <w:lang w:eastAsia="en-GB"/>
                <w:rPrChange w:id="800" w:author="Alistair Senior" w:date="2022-02-14T11:27:00Z">
                  <w:rPr>
                    <w:ins w:id="801" w:author="Alistair Senior" w:date="2022-02-14T11:21:00Z"/>
                    <w:rFonts w:ascii="Calibri" w:eastAsia="Times New Roman" w:hAnsi="Calibri" w:cs="Calibri"/>
                    <w:color w:val="000000"/>
                    <w:lang w:eastAsia="en-GB"/>
                  </w:rPr>
                </w:rPrChange>
              </w:rPr>
            </w:pPr>
            <w:ins w:id="802" w:author="Alistair Senior" w:date="2022-02-14T11:21:00Z">
              <w:r w:rsidRPr="00F77CBB">
                <w:rPr>
                  <w:rFonts w:ascii="Times New Roman" w:eastAsia="Times New Roman" w:hAnsi="Times New Roman"/>
                  <w:color w:val="000000"/>
                  <w:lang w:eastAsia="en-GB"/>
                  <w:rPrChange w:id="803" w:author="Alistair Senior" w:date="2022-02-14T11:27:00Z">
                    <w:rPr>
                      <w:rFonts w:ascii="Calibri" w:eastAsia="Times New Roman" w:hAnsi="Calibri" w:cs="Calibri"/>
                      <w:color w:val="000000"/>
                      <w:lang w:eastAsia="en-GB"/>
                    </w:rPr>
                  </w:rPrChange>
                </w:rPr>
                <w:t>Method 2</w:t>
              </w:r>
            </w:ins>
          </w:p>
        </w:tc>
        <w:tc>
          <w:tcPr>
            <w:tcW w:w="1276" w:type="dxa"/>
            <w:tcBorders>
              <w:top w:val="nil"/>
              <w:left w:val="nil"/>
              <w:bottom w:val="nil"/>
              <w:right w:val="nil"/>
            </w:tcBorders>
            <w:shd w:val="clear" w:color="auto" w:fill="auto"/>
            <w:noWrap/>
            <w:hideMark/>
            <w:tcPrChange w:id="804" w:author="Alistair Senior" w:date="2022-02-14T11:27:00Z">
              <w:tcPr>
                <w:tcW w:w="1680" w:type="dxa"/>
                <w:tcBorders>
                  <w:top w:val="nil"/>
                  <w:left w:val="nil"/>
                  <w:bottom w:val="nil"/>
                  <w:right w:val="nil"/>
                </w:tcBorders>
                <w:shd w:val="clear" w:color="auto" w:fill="auto"/>
                <w:noWrap/>
                <w:hideMark/>
              </w:tcPr>
            </w:tcPrChange>
          </w:tcPr>
          <w:p w14:paraId="262F19AF" w14:textId="758D3DE5" w:rsidR="00F77CBB" w:rsidRPr="00F77CBB" w:rsidRDefault="00F77CBB">
            <w:pPr>
              <w:spacing w:after="0"/>
              <w:rPr>
                <w:ins w:id="805" w:author="Alistair Senior" w:date="2022-02-14T11:21:00Z"/>
                <w:rFonts w:ascii="Times New Roman" w:eastAsia="Times New Roman" w:hAnsi="Times New Roman"/>
                <w:color w:val="000000"/>
                <w:lang w:eastAsia="en-GB"/>
                <w:rPrChange w:id="806" w:author="Alistair Senior" w:date="2022-02-14T11:27:00Z">
                  <w:rPr>
                    <w:ins w:id="807" w:author="Alistair Senior" w:date="2022-02-14T11:21:00Z"/>
                    <w:rFonts w:ascii="Calibri" w:eastAsia="Times New Roman" w:hAnsi="Calibri" w:cs="Calibri"/>
                    <w:color w:val="000000"/>
                    <w:lang w:eastAsia="en-GB"/>
                  </w:rPr>
                </w:rPrChange>
              </w:rPr>
              <w:pPrChange w:id="808" w:author="Alistair Senior" w:date="2022-02-14T11:27:00Z">
                <w:pPr>
                  <w:spacing w:after="0"/>
                  <w:jc w:val="right"/>
                </w:pPr>
              </w:pPrChange>
            </w:pPr>
            <w:ins w:id="809" w:author="Alistair Senior" w:date="2022-02-14T11:27:00Z">
              <w:r w:rsidRPr="00F77CBB">
                <w:rPr>
                  <w:rFonts w:ascii="Times New Roman" w:hAnsi="Times New Roman"/>
                  <w:color w:val="000000"/>
                  <w:rPrChange w:id="810"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811" w:author="Alistair Senior" w:date="2022-02-14T11:27:00Z">
              <w:tcPr>
                <w:tcW w:w="1275" w:type="dxa"/>
                <w:tcBorders>
                  <w:top w:val="nil"/>
                  <w:left w:val="nil"/>
                  <w:bottom w:val="nil"/>
                  <w:right w:val="nil"/>
                </w:tcBorders>
                <w:shd w:val="clear" w:color="auto" w:fill="auto"/>
                <w:noWrap/>
                <w:hideMark/>
              </w:tcPr>
            </w:tcPrChange>
          </w:tcPr>
          <w:p w14:paraId="77F9081E" w14:textId="172EDBC8" w:rsidR="00F77CBB" w:rsidRPr="00F77CBB" w:rsidRDefault="00F77CBB">
            <w:pPr>
              <w:spacing w:after="0"/>
              <w:rPr>
                <w:ins w:id="812" w:author="Alistair Senior" w:date="2022-02-14T11:21:00Z"/>
                <w:rFonts w:ascii="Times New Roman" w:eastAsia="Times New Roman" w:hAnsi="Times New Roman"/>
                <w:color w:val="000000"/>
                <w:lang w:eastAsia="en-GB"/>
                <w:rPrChange w:id="813" w:author="Alistair Senior" w:date="2022-02-14T11:27:00Z">
                  <w:rPr>
                    <w:ins w:id="814" w:author="Alistair Senior" w:date="2022-02-14T11:21:00Z"/>
                    <w:rFonts w:ascii="Calibri" w:eastAsia="Times New Roman" w:hAnsi="Calibri" w:cs="Calibri"/>
                    <w:color w:val="000000"/>
                    <w:lang w:eastAsia="en-GB"/>
                  </w:rPr>
                </w:rPrChange>
              </w:rPr>
              <w:pPrChange w:id="815" w:author="Alistair Senior" w:date="2022-02-14T11:27:00Z">
                <w:pPr>
                  <w:spacing w:after="0"/>
                  <w:jc w:val="right"/>
                </w:pPr>
              </w:pPrChange>
            </w:pPr>
            <w:ins w:id="816" w:author="Alistair Senior" w:date="2022-02-14T11:27:00Z">
              <w:r w:rsidRPr="00F77CBB">
                <w:rPr>
                  <w:rFonts w:ascii="Times New Roman" w:hAnsi="Times New Roman"/>
                  <w:color w:val="000000"/>
                  <w:rPrChange w:id="817"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818" w:author="Alistair Senior" w:date="2022-02-14T11:27:00Z">
              <w:tcPr>
                <w:tcW w:w="1276" w:type="dxa"/>
                <w:tcBorders>
                  <w:top w:val="nil"/>
                  <w:left w:val="nil"/>
                  <w:bottom w:val="nil"/>
                  <w:right w:val="nil"/>
                </w:tcBorders>
                <w:shd w:val="clear" w:color="auto" w:fill="auto"/>
                <w:noWrap/>
                <w:hideMark/>
              </w:tcPr>
            </w:tcPrChange>
          </w:tcPr>
          <w:p w14:paraId="27B953EC" w14:textId="02145C30" w:rsidR="00F77CBB" w:rsidRPr="00F77CBB" w:rsidRDefault="00F77CBB">
            <w:pPr>
              <w:spacing w:after="0"/>
              <w:rPr>
                <w:ins w:id="819" w:author="Alistair Senior" w:date="2022-02-14T11:21:00Z"/>
                <w:rFonts w:ascii="Times New Roman" w:eastAsia="Times New Roman" w:hAnsi="Times New Roman"/>
                <w:color w:val="000000"/>
                <w:lang w:eastAsia="en-GB"/>
                <w:rPrChange w:id="820" w:author="Alistair Senior" w:date="2022-02-14T11:27:00Z">
                  <w:rPr>
                    <w:ins w:id="821" w:author="Alistair Senior" w:date="2022-02-14T11:21:00Z"/>
                    <w:rFonts w:ascii="Calibri" w:eastAsia="Times New Roman" w:hAnsi="Calibri" w:cs="Calibri"/>
                    <w:color w:val="000000"/>
                    <w:lang w:eastAsia="en-GB"/>
                  </w:rPr>
                </w:rPrChange>
              </w:rPr>
              <w:pPrChange w:id="822" w:author="Alistair Senior" w:date="2022-02-14T11:27:00Z">
                <w:pPr>
                  <w:spacing w:after="0"/>
                  <w:jc w:val="right"/>
                </w:pPr>
              </w:pPrChange>
            </w:pPr>
            <w:ins w:id="823" w:author="Alistair Senior" w:date="2022-02-14T11:27:00Z">
              <w:r w:rsidRPr="00F77CBB">
                <w:rPr>
                  <w:rFonts w:ascii="Times New Roman" w:hAnsi="Times New Roman"/>
                  <w:color w:val="000000"/>
                  <w:rPrChange w:id="824"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825" w:author="Alistair Senior" w:date="2022-02-14T11:27:00Z">
              <w:tcPr>
                <w:tcW w:w="969" w:type="dxa"/>
                <w:tcBorders>
                  <w:top w:val="nil"/>
                  <w:left w:val="nil"/>
                  <w:bottom w:val="nil"/>
                  <w:right w:val="nil"/>
                </w:tcBorders>
                <w:shd w:val="clear" w:color="auto" w:fill="auto"/>
                <w:noWrap/>
                <w:hideMark/>
              </w:tcPr>
            </w:tcPrChange>
          </w:tcPr>
          <w:p w14:paraId="0BD5434E" w14:textId="335DB05B" w:rsidR="00F77CBB" w:rsidRPr="00F77CBB" w:rsidRDefault="00F77CBB">
            <w:pPr>
              <w:spacing w:after="0"/>
              <w:rPr>
                <w:ins w:id="826" w:author="Alistair Senior" w:date="2022-02-14T11:21:00Z"/>
                <w:rFonts w:ascii="Times New Roman" w:eastAsia="Times New Roman" w:hAnsi="Times New Roman"/>
                <w:color w:val="000000"/>
                <w:lang w:eastAsia="en-GB"/>
                <w:rPrChange w:id="827" w:author="Alistair Senior" w:date="2022-02-14T11:27:00Z">
                  <w:rPr>
                    <w:ins w:id="828" w:author="Alistair Senior" w:date="2022-02-14T11:21:00Z"/>
                    <w:rFonts w:ascii="Calibri" w:eastAsia="Times New Roman" w:hAnsi="Calibri" w:cs="Calibri"/>
                    <w:color w:val="000000"/>
                    <w:lang w:eastAsia="en-GB"/>
                  </w:rPr>
                </w:rPrChange>
              </w:rPr>
              <w:pPrChange w:id="829" w:author="Alistair Senior" w:date="2022-02-14T11:27:00Z">
                <w:pPr>
                  <w:spacing w:after="0"/>
                  <w:jc w:val="right"/>
                </w:pPr>
              </w:pPrChange>
            </w:pPr>
            <w:ins w:id="830" w:author="Alistair Senior" w:date="2022-02-14T11:27:00Z">
              <w:r w:rsidRPr="00F77CBB">
                <w:rPr>
                  <w:rFonts w:ascii="Times New Roman" w:hAnsi="Times New Roman"/>
                  <w:color w:val="000000"/>
                  <w:rPrChange w:id="831" w:author="Alistair Senior" w:date="2022-02-14T11:27:00Z">
                    <w:rPr>
                      <w:rFonts w:ascii="Calibri" w:hAnsi="Calibri" w:cs="Calibri"/>
                      <w:color w:val="000000"/>
                    </w:rPr>
                  </w:rPrChange>
                </w:rPr>
                <w:t>0.42</w:t>
              </w:r>
            </w:ins>
          </w:p>
        </w:tc>
      </w:tr>
      <w:tr w:rsidR="00F77CBB" w:rsidRPr="00F77CBB" w14:paraId="44D66C74" w14:textId="77777777" w:rsidTr="00F77CBB">
        <w:trPr>
          <w:trHeight w:val="320"/>
          <w:ins w:id="832" w:author="Alistair Senior" w:date="2022-02-14T11:21:00Z"/>
          <w:trPrChange w:id="833" w:author="Alistair Senior" w:date="2022-02-14T11:27:00Z">
            <w:trPr>
              <w:trHeight w:val="320"/>
            </w:trPr>
          </w:trPrChange>
        </w:trPr>
        <w:tc>
          <w:tcPr>
            <w:tcW w:w="1985" w:type="dxa"/>
            <w:tcBorders>
              <w:top w:val="nil"/>
              <w:left w:val="nil"/>
              <w:bottom w:val="single" w:sz="4" w:space="0" w:color="auto"/>
              <w:right w:val="nil"/>
            </w:tcBorders>
            <w:shd w:val="clear" w:color="auto" w:fill="auto"/>
            <w:noWrap/>
            <w:hideMark/>
            <w:tcPrChange w:id="834" w:author="Alistair Senior" w:date="2022-02-14T11:27:00Z">
              <w:tcPr>
                <w:tcW w:w="1581" w:type="dxa"/>
                <w:tcBorders>
                  <w:top w:val="nil"/>
                  <w:left w:val="nil"/>
                  <w:bottom w:val="single" w:sz="4" w:space="0" w:color="auto"/>
                  <w:right w:val="nil"/>
                </w:tcBorders>
                <w:shd w:val="clear" w:color="auto" w:fill="auto"/>
                <w:noWrap/>
                <w:hideMark/>
              </w:tcPr>
            </w:tcPrChange>
          </w:tcPr>
          <w:p w14:paraId="49BCC517" w14:textId="77777777" w:rsidR="00F77CBB" w:rsidRPr="00F77CBB" w:rsidRDefault="00F77CBB" w:rsidP="00F77CBB">
            <w:pPr>
              <w:spacing w:after="0"/>
              <w:rPr>
                <w:ins w:id="835" w:author="Alistair Senior" w:date="2022-02-14T11:21:00Z"/>
                <w:rFonts w:ascii="Times New Roman" w:eastAsia="Times New Roman" w:hAnsi="Times New Roman"/>
                <w:color w:val="000000"/>
                <w:lang w:eastAsia="en-GB"/>
                <w:rPrChange w:id="836" w:author="Alistair Senior" w:date="2022-02-14T11:27:00Z">
                  <w:rPr>
                    <w:ins w:id="837" w:author="Alistair Senior" w:date="2022-02-14T11:21:00Z"/>
                    <w:rFonts w:ascii="Calibri" w:eastAsia="Times New Roman" w:hAnsi="Calibri" w:cs="Calibri"/>
                    <w:color w:val="000000"/>
                    <w:lang w:eastAsia="en-GB"/>
                  </w:rPr>
                </w:rPrChange>
              </w:rPr>
            </w:pPr>
            <w:ins w:id="838" w:author="Alistair Senior" w:date="2022-02-14T11:21:00Z">
              <w:r w:rsidRPr="00F77CBB">
                <w:rPr>
                  <w:rFonts w:ascii="Times New Roman" w:eastAsia="Times New Roman" w:hAnsi="Times New Roman"/>
                  <w:color w:val="000000"/>
                  <w:lang w:eastAsia="en-GB"/>
                  <w:rPrChange w:id="839" w:author="Alistair Senior" w:date="2022-02-14T11:27:00Z">
                    <w:rPr>
                      <w:rFonts w:ascii="Calibri" w:eastAsia="Times New Roman" w:hAnsi="Calibri" w:cs="Calibri"/>
                      <w:color w:val="000000"/>
                      <w:lang w:eastAsia="en-GB"/>
                    </w:rPr>
                  </w:rPrChange>
                </w:rPr>
                <w:t>Method 3</w:t>
              </w:r>
            </w:ins>
          </w:p>
        </w:tc>
        <w:tc>
          <w:tcPr>
            <w:tcW w:w="1276" w:type="dxa"/>
            <w:tcBorders>
              <w:top w:val="nil"/>
              <w:left w:val="nil"/>
              <w:bottom w:val="single" w:sz="4" w:space="0" w:color="auto"/>
              <w:right w:val="nil"/>
            </w:tcBorders>
            <w:shd w:val="clear" w:color="auto" w:fill="auto"/>
            <w:noWrap/>
            <w:hideMark/>
            <w:tcPrChange w:id="840" w:author="Alistair Senior" w:date="2022-02-14T11:27:00Z">
              <w:tcPr>
                <w:tcW w:w="1680" w:type="dxa"/>
                <w:tcBorders>
                  <w:top w:val="nil"/>
                  <w:left w:val="nil"/>
                  <w:bottom w:val="single" w:sz="4" w:space="0" w:color="auto"/>
                  <w:right w:val="nil"/>
                </w:tcBorders>
                <w:shd w:val="clear" w:color="auto" w:fill="auto"/>
                <w:noWrap/>
                <w:hideMark/>
              </w:tcPr>
            </w:tcPrChange>
          </w:tcPr>
          <w:p w14:paraId="69E1E2A9" w14:textId="2FB8BC1E" w:rsidR="00F77CBB" w:rsidRPr="00F77CBB" w:rsidRDefault="00F77CBB">
            <w:pPr>
              <w:spacing w:after="0"/>
              <w:rPr>
                <w:ins w:id="841" w:author="Alistair Senior" w:date="2022-02-14T11:21:00Z"/>
                <w:rFonts w:ascii="Times New Roman" w:eastAsia="Times New Roman" w:hAnsi="Times New Roman"/>
                <w:color w:val="000000"/>
                <w:lang w:eastAsia="en-GB"/>
                <w:rPrChange w:id="842" w:author="Alistair Senior" w:date="2022-02-14T11:27:00Z">
                  <w:rPr>
                    <w:ins w:id="843" w:author="Alistair Senior" w:date="2022-02-14T11:21:00Z"/>
                    <w:rFonts w:ascii="Calibri" w:eastAsia="Times New Roman" w:hAnsi="Calibri" w:cs="Calibri"/>
                    <w:color w:val="000000"/>
                    <w:lang w:eastAsia="en-GB"/>
                  </w:rPr>
                </w:rPrChange>
              </w:rPr>
              <w:pPrChange w:id="844" w:author="Alistair Senior" w:date="2022-02-14T11:27:00Z">
                <w:pPr>
                  <w:spacing w:after="0"/>
                  <w:jc w:val="right"/>
                </w:pPr>
              </w:pPrChange>
            </w:pPr>
            <w:ins w:id="845" w:author="Alistair Senior" w:date="2022-02-14T11:27:00Z">
              <w:r w:rsidRPr="00F77CBB">
                <w:rPr>
                  <w:rFonts w:ascii="Times New Roman" w:hAnsi="Times New Roman"/>
                  <w:color w:val="000000"/>
                  <w:rPrChange w:id="846" w:author="Alistair Senior" w:date="2022-02-14T11:27:00Z">
                    <w:rPr>
                      <w:rFonts w:ascii="Calibri" w:hAnsi="Calibri" w:cs="Calibri"/>
                      <w:color w:val="000000"/>
                    </w:rPr>
                  </w:rPrChange>
                </w:rPr>
                <w:t>-0.21</w:t>
              </w:r>
            </w:ins>
          </w:p>
        </w:tc>
        <w:tc>
          <w:tcPr>
            <w:tcW w:w="1275" w:type="dxa"/>
            <w:tcBorders>
              <w:top w:val="nil"/>
              <w:left w:val="nil"/>
              <w:bottom w:val="single" w:sz="4" w:space="0" w:color="auto"/>
              <w:right w:val="nil"/>
            </w:tcBorders>
            <w:shd w:val="clear" w:color="auto" w:fill="auto"/>
            <w:noWrap/>
            <w:hideMark/>
            <w:tcPrChange w:id="847" w:author="Alistair Senior" w:date="2022-02-14T11:27:00Z">
              <w:tcPr>
                <w:tcW w:w="1275" w:type="dxa"/>
                <w:tcBorders>
                  <w:top w:val="nil"/>
                  <w:left w:val="nil"/>
                  <w:bottom w:val="single" w:sz="4" w:space="0" w:color="auto"/>
                  <w:right w:val="nil"/>
                </w:tcBorders>
                <w:shd w:val="clear" w:color="auto" w:fill="auto"/>
                <w:noWrap/>
                <w:hideMark/>
              </w:tcPr>
            </w:tcPrChange>
          </w:tcPr>
          <w:p w14:paraId="19C16F66" w14:textId="22609834" w:rsidR="00F77CBB" w:rsidRPr="00F77CBB" w:rsidRDefault="00F77CBB">
            <w:pPr>
              <w:spacing w:after="0"/>
              <w:rPr>
                <w:ins w:id="848" w:author="Alistair Senior" w:date="2022-02-14T11:21:00Z"/>
                <w:rFonts w:ascii="Times New Roman" w:eastAsia="Times New Roman" w:hAnsi="Times New Roman"/>
                <w:color w:val="000000"/>
                <w:lang w:eastAsia="en-GB"/>
                <w:rPrChange w:id="849" w:author="Alistair Senior" w:date="2022-02-14T11:27:00Z">
                  <w:rPr>
                    <w:ins w:id="850" w:author="Alistair Senior" w:date="2022-02-14T11:21:00Z"/>
                    <w:rFonts w:ascii="Calibri" w:eastAsia="Times New Roman" w:hAnsi="Calibri" w:cs="Calibri"/>
                    <w:color w:val="000000"/>
                    <w:lang w:eastAsia="en-GB"/>
                  </w:rPr>
                </w:rPrChange>
              </w:rPr>
              <w:pPrChange w:id="851" w:author="Alistair Senior" w:date="2022-02-14T11:27:00Z">
                <w:pPr>
                  <w:spacing w:after="0"/>
                  <w:jc w:val="right"/>
                </w:pPr>
              </w:pPrChange>
            </w:pPr>
            <w:ins w:id="852" w:author="Alistair Senior" w:date="2022-02-14T11:27:00Z">
              <w:r w:rsidRPr="00F77CBB">
                <w:rPr>
                  <w:rFonts w:ascii="Times New Roman" w:hAnsi="Times New Roman"/>
                  <w:color w:val="000000"/>
                  <w:rPrChange w:id="853" w:author="Alistair Senior" w:date="2022-02-14T11:27:00Z">
                    <w:rPr>
                      <w:rFonts w:ascii="Calibri" w:hAnsi="Calibri" w:cs="Calibri"/>
                      <w:color w:val="000000"/>
                    </w:rPr>
                  </w:rPrChange>
                </w:rPr>
                <w:t>-0.29</w:t>
              </w:r>
            </w:ins>
          </w:p>
        </w:tc>
        <w:tc>
          <w:tcPr>
            <w:tcW w:w="1276" w:type="dxa"/>
            <w:tcBorders>
              <w:top w:val="nil"/>
              <w:left w:val="nil"/>
              <w:bottom w:val="single" w:sz="4" w:space="0" w:color="auto"/>
              <w:right w:val="nil"/>
            </w:tcBorders>
            <w:shd w:val="clear" w:color="auto" w:fill="auto"/>
            <w:noWrap/>
            <w:hideMark/>
            <w:tcPrChange w:id="854" w:author="Alistair Senior" w:date="2022-02-14T11:27:00Z">
              <w:tcPr>
                <w:tcW w:w="1276" w:type="dxa"/>
                <w:tcBorders>
                  <w:top w:val="nil"/>
                  <w:left w:val="nil"/>
                  <w:bottom w:val="single" w:sz="4" w:space="0" w:color="auto"/>
                  <w:right w:val="nil"/>
                </w:tcBorders>
                <w:shd w:val="clear" w:color="auto" w:fill="auto"/>
                <w:noWrap/>
                <w:hideMark/>
              </w:tcPr>
            </w:tcPrChange>
          </w:tcPr>
          <w:p w14:paraId="2CDB5527" w14:textId="37606B7F" w:rsidR="00F77CBB" w:rsidRPr="00F77CBB" w:rsidRDefault="00F77CBB">
            <w:pPr>
              <w:spacing w:after="0"/>
              <w:rPr>
                <w:ins w:id="855" w:author="Alistair Senior" w:date="2022-02-14T11:21:00Z"/>
                <w:rFonts w:ascii="Times New Roman" w:eastAsia="Times New Roman" w:hAnsi="Times New Roman"/>
                <w:color w:val="000000"/>
                <w:lang w:eastAsia="en-GB"/>
                <w:rPrChange w:id="856" w:author="Alistair Senior" w:date="2022-02-14T11:27:00Z">
                  <w:rPr>
                    <w:ins w:id="857" w:author="Alistair Senior" w:date="2022-02-14T11:21:00Z"/>
                    <w:rFonts w:ascii="Calibri" w:eastAsia="Times New Roman" w:hAnsi="Calibri" w:cs="Calibri"/>
                    <w:color w:val="000000"/>
                    <w:lang w:eastAsia="en-GB"/>
                  </w:rPr>
                </w:rPrChange>
              </w:rPr>
              <w:pPrChange w:id="858" w:author="Alistair Senior" w:date="2022-02-14T11:27:00Z">
                <w:pPr>
                  <w:spacing w:after="0"/>
                  <w:jc w:val="right"/>
                </w:pPr>
              </w:pPrChange>
            </w:pPr>
            <w:ins w:id="859" w:author="Alistair Senior" w:date="2022-02-14T11:27:00Z">
              <w:r w:rsidRPr="00F77CBB">
                <w:rPr>
                  <w:rFonts w:ascii="Times New Roman" w:hAnsi="Times New Roman"/>
                  <w:color w:val="000000"/>
                  <w:rPrChange w:id="860" w:author="Alistair Senior" w:date="2022-02-14T11:27:00Z">
                    <w:rPr>
                      <w:rFonts w:ascii="Calibri" w:hAnsi="Calibri" w:cs="Calibri"/>
                      <w:color w:val="000000"/>
                    </w:rPr>
                  </w:rPrChange>
                </w:rPr>
                <w:t>-0.12</w:t>
              </w:r>
            </w:ins>
          </w:p>
        </w:tc>
        <w:tc>
          <w:tcPr>
            <w:tcW w:w="969" w:type="dxa"/>
            <w:tcBorders>
              <w:top w:val="nil"/>
              <w:left w:val="nil"/>
              <w:bottom w:val="single" w:sz="4" w:space="0" w:color="auto"/>
              <w:right w:val="nil"/>
            </w:tcBorders>
            <w:shd w:val="clear" w:color="auto" w:fill="auto"/>
            <w:noWrap/>
            <w:hideMark/>
            <w:tcPrChange w:id="861" w:author="Alistair Senior" w:date="2022-02-14T11:27:00Z">
              <w:tcPr>
                <w:tcW w:w="969" w:type="dxa"/>
                <w:tcBorders>
                  <w:top w:val="nil"/>
                  <w:left w:val="nil"/>
                  <w:bottom w:val="single" w:sz="4" w:space="0" w:color="auto"/>
                  <w:right w:val="nil"/>
                </w:tcBorders>
                <w:shd w:val="clear" w:color="auto" w:fill="auto"/>
                <w:noWrap/>
                <w:hideMark/>
              </w:tcPr>
            </w:tcPrChange>
          </w:tcPr>
          <w:p w14:paraId="755E7C60" w14:textId="2D3F66C2" w:rsidR="00F77CBB" w:rsidRPr="00F77CBB" w:rsidRDefault="00F77CBB">
            <w:pPr>
              <w:spacing w:after="0"/>
              <w:rPr>
                <w:ins w:id="862" w:author="Alistair Senior" w:date="2022-02-14T11:21:00Z"/>
                <w:rFonts w:ascii="Times New Roman" w:eastAsia="Times New Roman" w:hAnsi="Times New Roman"/>
                <w:color w:val="000000"/>
                <w:lang w:eastAsia="en-GB"/>
                <w:rPrChange w:id="863" w:author="Alistair Senior" w:date="2022-02-14T11:27:00Z">
                  <w:rPr>
                    <w:ins w:id="864" w:author="Alistair Senior" w:date="2022-02-14T11:21:00Z"/>
                    <w:rFonts w:ascii="Calibri" w:eastAsia="Times New Roman" w:hAnsi="Calibri" w:cs="Calibri"/>
                    <w:color w:val="000000"/>
                    <w:lang w:eastAsia="en-GB"/>
                  </w:rPr>
                </w:rPrChange>
              </w:rPr>
              <w:pPrChange w:id="865" w:author="Alistair Senior" w:date="2022-02-14T11:27:00Z">
                <w:pPr>
                  <w:spacing w:after="0"/>
                  <w:jc w:val="right"/>
                </w:pPr>
              </w:pPrChange>
            </w:pPr>
            <w:ins w:id="866" w:author="Alistair Senior" w:date="2022-02-14T11:27:00Z">
              <w:r w:rsidRPr="00F77CBB">
                <w:rPr>
                  <w:rFonts w:ascii="Times New Roman" w:hAnsi="Times New Roman"/>
                  <w:color w:val="000000"/>
                  <w:rPrChange w:id="867" w:author="Alistair Senior" w:date="2022-02-14T11:27:00Z">
                    <w:rPr>
                      <w:rFonts w:ascii="Calibri" w:hAnsi="Calibri" w:cs="Calibri"/>
                      <w:color w:val="000000"/>
                    </w:rPr>
                  </w:rPrChange>
                </w:rPr>
                <w:t>0.41</w:t>
              </w:r>
            </w:ins>
          </w:p>
        </w:tc>
      </w:tr>
    </w:tbl>
    <w:p w14:paraId="266F568A" w14:textId="122C203E" w:rsidR="00F55635" w:rsidRPr="002C0E60" w:rsidDel="00A25670" w:rsidRDefault="00F55635" w:rsidP="00FA41A9">
      <w:pPr>
        <w:spacing w:line="480" w:lineRule="auto"/>
        <w:contextualSpacing/>
        <w:rPr>
          <w:ins w:id="868" w:author="Shinichi Nakagawa" w:date="2022-02-13T12:34:00Z"/>
          <w:del w:id="869" w:author="Alistair Senior" w:date="2022-02-14T10:03:00Z"/>
          <w:rFonts w:ascii="Times New Roman" w:hAnsi="Times New Roman"/>
        </w:rPr>
      </w:pPr>
    </w:p>
    <w:p w14:paraId="4A1D4E12" w14:textId="71C34C79" w:rsidR="00FA41A9" w:rsidRPr="002C0E60" w:rsidDel="00A25670" w:rsidRDefault="00FA41A9" w:rsidP="00FA41A9">
      <w:pPr>
        <w:spacing w:line="480" w:lineRule="auto"/>
        <w:contextualSpacing/>
        <w:rPr>
          <w:ins w:id="870" w:author="Shinichi Nakagawa" w:date="2022-02-13T12:34:00Z"/>
          <w:del w:id="871" w:author="Alistair Senior" w:date="2022-02-14T10:03:00Z"/>
          <w:rFonts w:ascii="Times New Roman" w:hAnsi="Times New Roman"/>
          <w:lang w:eastAsia="x-none"/>
        </w:rPr>
      </w:pPr>
      <w:ins w:id="872" w:author="Shinichi Nakagawa" w:date="2022-02-13T12:34:00Z">
        <w:del w:id="873" w:author="Alistair Senior" w:date="2022-02-14T10:03:00Z">
          <w:r w:rsidRPr="002C0E60" w:rsidDel="00A25670">
            <w:rPr>
              <w:rFonts w:ascii="Times New Roman" w:hAnsi="Times New Roman"/>
              <w:lang w:eastAsia="x-none"/>
            </w:rPr>
            <w:delText xml:space="preserve">Using a few % but Up to 25 % missing – often just a few % </w:delText>
          </w:r>
        </w:del>
      </w:ins>
    </w:p>
    <w:p w14:paraId="6148EF6A" w14:textId="4A81F566" w:rsidR="00FA41A9" w:rsidRPr="002C0E60" w:rsidDel="00A25670" w:rsidRDefault="00FA41A9" w:rsidP="00FA41A9">
      <w:pPr>
        <w:spacing w:line="480" w:lineRule="auto"/>
        <w:contextualSpacing/>
        <w:rPr>
          <w:ins w:id="874" w:author="Shinichi Nakagawa" w:date="2022-02-13T12:34:00Z"/>
          <w:del w:id="875" w:author="Alistair Senior" w:date="2022-02-14T10:03:00Z"/>
          <w:rFonts w:ascii="Times New Roman" w:hAnsi="Times New Roman"/>
        </w:rPr>
      </w:pPr>
      <w:ins w:id="876" w:author="Shinichi Nakagawa" w:date="2022-02-13T12:34:00Z">
        <w:del w:id="877" w:author="Alistair Senior" w:date="2022-02-14T10:03:00Z">
          <w:r w:rsidRPr="002C0E60" w:rsidDel="00A25670">
            <w:rPr>
              <w:rFonts w:ascii="Times New Roman" w:hAnsi="Times New Roman"/>
              <w:highlight w:val="yellow"/>
            </w:rPr>
            <w:delText>Select 5% and 25%</w:delText>
          </w:r>
        </w:del>
      </w:ins>
    </w:p>
    <w:p w14:paraId="46159E68" w14:textId="76B029E3" w:rsidR="00FA41A9" w:rsidRPr="002C0E60" w:rsidDel="00A25670" w:rsidRDefault="00FA41A9" w:rsidP="00FA41A9">
      <w:pPr>
        <w:spacing w:line="480" w:lineRule="auto"/>
        <w:contextualSpacing/>
        <w:rPr>
          <w:ins w:id="878" w:author="Shinichi Nakagawa" w:date="2022-02-13T12:34:00Z"/>
          <w:del w:id="879" w:author="Alistair Senior" w:date="2022-02-14T10:03:00Z"/>
          <w:rFonts w:ascii="Times New Roman" w:hAnsi="Times New Roman"/>
          <w:lang w:val="en-US" w:eastAsia="x-none"/>
        </w:rPr>
      </w:pPr>
    </w:p>
    <w:p w14:paraId="466AE102" w14:textId="477CE414" w:rsidR="00FA41A9" w:rsidDel="00A25670" w:rsidRDefault="00FA41A9" w:rsidP="00FA41A9">
      <w:pPr>
        <w:spacing w:line="480" w:lineRule="auto"/>
        <w:contextualSpacing/>
        <w:rPr>
          <w:ins w:id="880" w:author="Shinichi Nakagawa" w:date="2022-02-13T12:34:00Z"/>
          <w:del w:id="881" w:author="Alistair Senior" w:date="2022-02-14T10:03:00Z"/>
          <w:rFonts w:ascii="Times New Roman" w:hAnsi="Times New Roman"/>
          <w:lang w:val="en-US" w:eastAsia="x-none"/>
        </w:rPr>
      </w:pPr>
      <w:ins w:id="882" w:author="Shinichi Nakagawa" w:date="2022-02-13T12:34:00Z">
        <w:del w:id="883" w:author="Alistair Senior" w:date="2022-02-14T10:03:00Z">
          <w:r w:rsidDel="00A25670">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ins>
    </w:p>
    <w:p w14:paraId="732F396F" w14:textId="48AF7A7F" w:rsidR="00FA41A9" w:rsidRPr="00FA41A9" w:rsidDel="00F93128" w:rsidRDefault="00FA41A9" w:rsidP="00E81105">
      <w:pPr>
        <w:spacing w:line="480" w:lineRule="auto"/>
        <w:contextualSpacing/>
        <w:rPr>
          <w:ins w:id="884" w:author="Shinichi Nakagawa" w:date="2022-02-13T12:34:00Z"/>
          <w:del w:id="885" w:author="Alistair Senior" w:date="2022-02-14T10:28:00Z"/>
          <w:rFonts w:ascii="Times New Roman" w:hAnsi="Times New Roman"/>
          <w:lang w:val="en-US" w:eastAsia="x-none"/>
          <w:rPrChange w:id="886" w:author="Shinichi Nakagawa" w:date="2022-02-13T12:34:00Z">
            <w:rPr>
              <w:ins w:id="887" w:author="Shinichi Nakagawa" w:date="2022-02-13T12:34:00Z"/>
              <w:del w:id="888" w:author="Alistair Senior" w:date="2022-02-14T10:28:00Z"/>
              <w:rFonts w:ascii="Times New Roman" w:hAnsi="Times New Roman"/>
              <w:lang w:eastAsia="x-none"/>
            </w:rPr>
          </w:rPrChange>
        </w:rPr>
      </w:pPr>
    </w:p>
    <w:p w14:paraId="7D898E52" w14:textId="77777777" w:rsidR="00FA41A9" w:rsidRDefault="00FA41A9" w:rsidP="00E81105">
      <w:pPr>
        <w:spacing w:line="480" w:lineRule="auto"/>
        <w:contextualSpacing/>
        <w:rPr>
          <w:rFonts w:ascii="Times New Roman" w:hAnsi="Times New Roman"/>
          <w:lang w:eastAsia="x-none"/>
        </w:rPr>
      </w:pPr>
    </w:p>
    <w:p w14:paraId="4938AE5A" w14:textId="032D5131" w:rsidR="00E81105" w:rsidRPr="00E81105" w:rsidRDefault="00E81105" w:rsidP="00E81105">
      <w:pPr>
        <w:rPr>
          <w:lang w:eastAsia="x-none"/>
        </w:rPr>
      </w:pPr>
    </w:p>
    <w:p w14:paraId="0144E948" w14:textId="5D404840" w:rsidR="003B0600" w:rsidRPr="006C65DE" w:rsidDel="00FA41A9" w:rsidRDefault="00D41D0E">
      <w:pPr>
        <w:pStyle w:val="Heading2"/>
        <w:spacing w:line="480" w:lineRule="auto"/>
        <w:rPr>
          <w:del w:id="889" w:author="Shinichi Nakagawa" w:date="2022-02-13T12:33:00Z"/>
        </w:rPr>
        <w:pPrChange w:id="890" w:author="Shinichi Nakagawa" w:date="2021-10-04T16:41:00Z">
          <w:pPr>
            <w:pStyle w:val="Heading2"/>
          </w:pPr>
        </w:pPrChange>
      </w:pPr>
      <w:del w:id="891" w:author="Shinichi Nakagawa" w:date="2022-02-13T12:33:00Z">
        <w:r w:rsidRPr="006C65DE" w:rsidDel="00FA41A9">
          <w:delText>Worked examples</w:delText>
        </w:r>
      </w:del>
    </w:p>
    <w:p w14:paraId="2F892EA7" w14:textId="687C64E2" w:rsidR="008759CB" w:rsidRPr="002C0E60" w:rsidDel="00FA41A9" w:rsidRDefault="008759CB" w:rsidP="00495231">
      <w:pPr>
        <w:spacing w:line="480" w:lineRule="auto"/>
        <w:contextualSpacing/>
        <w:rPr>
          <w:del w:id="892" w:author="Shinichi Nakagawa" w:date="2022-02-13T12:33:00Z"/>
          <w:rFonts w:ascii="Times New Roman" w:hAnsi="Times New Roman"/>
        </w:rPr>
      </w:pPr>
      <w:commentRangeStart w:id="893"/>
      <w:commentRangeStart w:id="894"/>
      <w:del w:id="895" w:author="Shinichi Nakagawa" w:date="2022-02-13T12:33:00Z">
        <w:r w:rsidRPr="002C0E60" w:rsidDel="00FA41A9">
          <w:rPr>
            <w:rFonts w:ascii="Times New Roman" w:hAnsi="Times New Roman"/>
          </w:rPr>
          <w:delText xml:space="preserve">What the pattern of missing data </w:delText>
        </w:r>
        <w:commentRangeEnd w:id="893"/>
        <w:r w:rsidR="00167038" w:rsidDel="00FA41A9">
          <w:rPr>
            <w:rStyle w:val="CommentReference"/>
          </w:rPr>
          <w:commentReference w:id="893"/>
        </w:r>
        <w:commentRangeEnd w:id="894"/>
        <w:r w:rsidR="00D82AF9" w:rsidDel="00FA41A9">
          <w:rPr>
            <w:rStyle w:val="CommentReference"/>
          </w:rPr>
          <w:commentReference w:id="894"/>
        </w:r>
      </w:del>
    </w:p>
    <w:p w14:paraId="0363442D" w14:textId="66A0E4E9" w:rsidR="008759CB" w:rsidRPr="002C0E60" w:rsidDel="00FA41A9" w:rsidRDefault="00A25224" w:rsidP="00495231">
      <w:pPr>
        <w:spacing w:line="480" w:lineRule="auto"/>
        <w:contextualSpacing/>
        <w:rPr>
          <w:del w:id="896" w:author="Shinichi Nakagawa" w:date="2022-02-13T12:33:00Z"/>
          <w:rFonts w:ascii="Times New Roman" w:hAnsi="Times New Roman"/>
          <w:lang w:eastAsia="x-none"/>
        </w:rPr>
      </w:pPr>
      <w:commentRangeStart w:id="897"/>
      <w:del w:id="898" w:author="Shinichi Nakagawa" w:date="2022-02-13T12:33:00Z">
        <w:r w:rsidRPr="002C0E60" w:rsidDel="00FA41A9">
          <w:rPr>
            <w:rFonts w:ascii="Times New Roman" w:hAnsi="Times New Roman"/>
            <w:lang w:eastAsia="x-none"/>
          </w:rPr>
          <w:delText xml:space="preserve">Using a few % but Up to 25 % missing – often just a few % </w:delText>
        </w:r>
      </w:del>
    </w:p>
    <w:p w14:paraId="3FDF3802" w14:textId="23A7D062" w:rsidR="009E4344" w:rsidRPr="002C0E60" w:rsidDel="00FA41A9" w:rsidRDefault="009E4344" w:rsidP="00495231">
      <w:pPr>
        <w:spacing w:line="480" w:lineRule="auto"/>
        <w:contextualSpacing/>
        <w:rPr>
          <w:del w:id="899" w:author="Shinichi Nakagawa" w:date="2022-02-13T12:33:00Z"/>
          <w:rFonts w:ascii="Times New Roman" w:hAnsi="Times New Roman"/>
        </w:rPr>
      </w:pPr>
      <w:del w:id="900" w:author="Shinichi Nakagawa" w:date="2022-02-13T12:33:00Z">
        <w:r w:rsidRPr="002C0E60" w:rsidDel="00FA41A9">
          <w:rPr>
            <w:rFonts w:ascii="Times New Roman" w:hAnsi="Times New Roman"/>
            <w:highlight w:val="yellow"/>
          </w:rPr>
          <w:delText>Select 5%</w:delText>
        </w:r>
        <w:r w:rsidR="00C736C7" w:rsidRPr="002C0E60" w:rsidDel="00FA41A9">
          <w:rPr>
            <w:rFonts w:ascii="Times New Roman" w:hAnsi="Times New Roman"/>
            <w:highlight w:val="yellow"/>
          </w:rPr>
          <w:delText xml:space="preserve"> and </w:delText>
        </w:r>
        <w:r w:rsidRPr="002C0E60" w:rsidDel="00FA41A9">
          <w:rPr>
            <w:rFonts w:ascii="Times New Roman" w:hAnsi="Times New Roman"/>
            <w:highlight w:val="yellow"/>
          </w:rPr>
          <w:delText>25%</w:delText>
        </w:r>
      </w:del>
    </w:p>
    <w:p w14:paraId="66EB7707" w14:textId="699AE22D" w:rsidR="00C736C7" w:rsidDel="00A20F87" w:rsidRDefault="00884308" w:rsidP="00495231">
      <w:pPr>
        <w:spacing w:line="480" w:lineRule="auto"/>
        <w:contextualSpacing/>
        <w:rPr>
          <w:del w:id="901" w:author="Shinichi Nakagawa" w:date="2021-10-04T16:37:00Z"/>
          <w:rFonts w:ascii="Times New Roman" w:hAnsi="Times New Roman"/>
          <w:lang w:val="en-US" w:eastAsia="x-none"/>
        </w:rPr>
      </w:pPr>
      <w:del w:id="902" w:author="Shinichi Nakagawa" w:date="2021-10-04T16:37:00Z">
        <w:r w:rsidDel="00A44D7A">
          <w:rPr>
            <w:rFonts w:ascii="Times New Roman" w:hAnsi="Times New Roman"/>
            <w:lang w:val="en-US" w:eastAsia="x-none"/>
          </w:rPr>
          <w:delText>Simulaiton???</w:delText>
        </w:r>
        <w:commentRangeEnd w:id="897"/>
        <w:r w:rsidR="00BA44A4" w:rsidDel="00A44D7A">
          <w:rPr>
            <w:rStyle w:val="CommentReference"/>
          </w:rPr>
          <w:commentReference w:id="897"/>
        </w:r>
      </w:del>
    </w:p>
    <w:p w14:paraId="30630C97" w14:textId="1C0C29A4" w:rsidR="00164BCD" w:rsidDel="00FA41A9" w:rsidRDefault="00CE5488" w:rsidP="00495231">
      <w:pPr>
        <w:spacing w:line="480" w:lineRule="auto"/>
        <w:contextualSpacing/>
        <w:rPr>
          <w:del w:id="903" w:author="Shinichi Nakagawa" w:date="2022-02-13T12:33:00Z"/>
          <w:rFonts w:ascii="Times New Roman" w:hAnsi="Times New Roman"/>
          <w:lang w:val="en-US" w:eastAsia="x-none"/>
        </w:rPr>
      </w:pPr>
      <w:del w:id="904" w:author="Shinichi Nakagawa" w:date="2022-02-13T12:33:00Z">
        <w:r w:rsidDel="00FA41A9">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p>
    <w:p w14:paraId="3E14D9CA" w14:textId="683CC34D" w:rsidR="00D41D0E" w:rsidDel="00AF02EF" w:rsidRDefault="00D41D0E">
      <w:pPr>
        <w:spacing w:line="480" w:lineRule="auto"/>
        <w:contextualSpacing/>
        <w:rPr>
          <w:del w:id="905" w:author="Shinichi Nakagawa" w:date="2022-02-13T11:03:00Z"/>
          <w:rFonts w:ascii="Times New Roman" w:hAnsi="Times New Roman"/>
          <w:lang w:val="en-US" w:eastAsia="x-none"/>
        </w:rPr>
      </w:pPr>
    </w:p>
    <w:p w14:paraId="296D592C" w14:textId="2BB66992" w:rsidR="00D41D0E" w:rsidDel="00AF02EF" w:rsidRDefault="00D41D0E">
      <w:pPr>
        <w:pStyle w:val="Heading2"/>
        <w:spacing w:line="480" w:lineRule="auto"/>
        <w:rPr>
          <w:del w:id="906" w:author="Shinichi Nakagawa" w:date="2022-02-13T11:03:00Z"/>
        </w:rPr>
        <w:pPrChange w:id="907" w:author="Shinichi Nakagawa" w:date="2022-02-13T12:12:00Z">
          <w:pPr>
            <w:pStyle w:val="Heading2"/>
          </w:pPr>
        </w:pPrChange>
      </w:pPr>
      <w:commentRangeStart w:id="908"/>
      <w:del w:id="909" w:author="Shinichi Nakagawa" w:date="2022-02-13T11:03:00Z">
        <w:r w:rsidDel="00AF02EF">
          <w:delText>Cautions an</w:delText>
        </w:r>
        <w:r w:rsidR="00D65F86" w:rsidDel="00AF02EF">
          <w:delText xml:space="preserve">d </w:delText>
        </w:r>
        <w:r w:rsidR="00FF2F73" w:rsidDel="00AF02EF">
          <w:delText xml:space="preserve">unresolved issues </w:delText>
        </w:r>
        <w:commentRangeEnd w:id="908"/>
        <w:r w:rsidR="005F4DAF" w:rsidDel="00AF02EF">
          <w:rPr>
            <w:rStyle w:val="CommentReference"/>
            <w:rFonts w:ascii="Cambria" w:eastAsia="MS Mincho" w:hAnsi="Cambria"/>
            <w:b w:val="0"/>
            <w:bCs w:val="0"/>
            <w:color w:val="auto"/>
            <w:lang w:val="en-AU" w:eastAsia="ja-JP"/>
          </w:rPr>
          <w:commentReference w:id="908"/>
        </w:r>
      </w:del>
    </w:p>
    <w:p w14:paraId="5B4E9769" w14:textId="0FFCC1E9" w:rsidR="00D41D0E" w:rsidDel="00AF02EF" w:rsidRDefault="00D41D0E">
      <w:pPr>
        <w:spacing w:line="480" w:lineRule="auto"/>
        <w:contextualSpacing/>
        <w:rPr>
          <w:del w:id="910" w:author="Shinichi Nakagawa" w:date="2022-02-13T11:03:00Z"/>
          <w:rFonts w:ascii="Times New Roman" w:hAnsi="Times New Roman"/>
          <w:lang w:val="en-US" w:eastAsia="x-none"/>
        </w:rPr>
      </w:pPr>
    </w:p>
    <w:p w14:paraId="30BC792F" w14:textId="6EA7C023" w:rsidR="00D41D0E" w:rsidRPr="002C0E60" w:rsidDel="00AF02EF" w:rsidRDefault="00D41D0E">
      <w:pPr>
        <w:spacing w:line="480" w:lineRule="auto"/>
        <w:contextualSpacing/>
        <w:rPr>
          <w:del w:id="911" w:author="Shinichi Nakagawa" w:date="2022-02-13T11:03:00Z"/>
          <w:rFonts w:ascii="Times New Roman" w:hAnsi="Times New Roman"/>
          <w:lang w:val="en-US" w:eastAsia="x-none"/>
        </w:rPr>
      </w:pPr>
    </w:p>
    <w:p w14:paraId="100E8962" w14:textId="2E7D3B6B" w:rsidR="003C4465" w:rsidRPr="00D86FE6" w:rsidRDefault="00646A08" w:rsidP="00D86FE6">
      <w:pPr>
        <w:pStyle w:val="Heading1"/>
        <w:spacing w:line="480" w:lineRule="auto"/>
        <w:contextualSpacing/>
        <w:rPr>
          <w:color w:val="00000A"/>
          <w:szCs w:val="24"/>
          <w:lang w:val="en-US"/>
          <w:rPrChange w:id="912" w:author="Shinichi Nakagawa" w:date="2022-02-13T12:12:00Z">
            <w:rPr>
              <w:color w:val="00000A"/>
              <w:szCs w:val="24"/>
              <w:lang w:val="en-AU"/>
            </w:rPr>
          </w:rPrChange>
        </w:rPr>
      </w:pPr>
      <w:r w:rsidRPr="002C0E60">
        <w:rPr>
          <w:color w:val="00000A"/>
          <w:szCs w:val="24"/>
          <w:lang w:val="en-AU"/>
        </w:rPr>
        <w:t>D</w:t>
      </w:r>
      <w:commentRangeStart w:id="913"/>
      <w:r w:rsidRPr="002C0E60">
        <w:rPr>
          <w:color w:val="00000A"/>
          <w:szCs w:val="24"/>
          <w:lang w:val="en-AU"/>
        </w:rPr>
        <w:t>ISCUS</w:t>
      </w:r>
      <w:commentRangeEnd w:id="913"/>
      <w:r w:rsidR="00167038">
        <w:rPr>
          <w:rStyle w:val="CommentReference"/>
          <w:rFonts w:ascii="Cambria" w:eastAsia="MS Mincho" w:hAnsi="Cambria"/>
          <w:b w:val="0"/>
          <w:bCs w:val="0"/>
          <w:color w:val="auto"/>
          <w:lang w:val="en-AU" w:eastAsia="ja-JP"/>
        </w:rPr>
        <w:commentReference w:id="913"/>
      </w:r>
      <w:r w:rsidRPr="002C0E60">
        <w:rPr>
          <w:color w:val="00000A"/>
          <w:szCs w:val="24"/>
          <w:lang w:val="en-AU"/>
        </w:rPr>
        <w:t>SION</w:t>
      </w:r>
    </w:p>
    <w:p w14:paraId="0584B12D" w14:textId="0BF7F3BC" w:rsidR="008F208C" w:rsidRDefault="00964F32" w:rsidP="00495231">
      <w:pPr>
        <w:spacing w:line="480" w:lineRule="auto"/>
        <w:contextualSpacing/>
        <w:rPr>
          <w:ins w:id="914" w:author="Shinichi Nakagawa" w:date="2022-02-15T06:39:00Z"/>
          <w:rFonts w:ascii="Times New Roman" w:hAnsi="Times New Roman"/>
          <w:lang w:eastAsia="x-none"/>
        </w:rPr>
      </w:pPr>
      <w:r w:rsidRPr="002C0E60">
        <w:rPr>
          <w:rFonts w:ascii="Times New Roman" w:hAnsi="Times New Roman"/>
          <w:lang w:eastAsia="x-none"/>
        </w:rPr>
        <w:t xml:space="preserve">In this study, we have developed </w:t>
      </w:r>
      <w:del w:id="915" w:author="Shinichi Nakagawa" w:date="2022-02-13T11:03:00Z">
        <w:r w:rsidRPr="002C0E60" w:rsidDel="00AF02EF">
          <w:rPr>
            <w:rFonts w:ascii="Times New Roman" w:hAnsi="Times New Roman"/>
            <w:lang w:eastAsia="x-none"/>
          </w:rPr>
          <w:delText xml:space="preserve">a </w:delText>
        </w:r>
      </w:del>
      <w:r w:rsidRPr="002C0E60">
        <w:rPr>
          <w:rFonts w:ascii="Times New Roman" w:hAnsi="Times New Roman"/>
          <w:lang w:eastAsia="x-none"/>
        </w:rPr>
        <w:t xml:space="preserve">new </w:t>
      </w:r>
      <w:del w:id="916" w:author="Shinichi Nakagawa" w:date="2022-02-13T11:03:00Z">
        <w:r w:rsidRPr="002C0E60" w:rsidDel="00AF02EF">
          <w:rPr>
            <w:rFonts w:ascii="Times New Roman" w:hAnsi="Times New Roman"/>
            <w:lang w:eastAsia="x-none"/>
          </w:rPr>
          <w:delText xml:space="preserve">method </w:delText>
        </w:r>
      </w:del>
      <w:ins w:id="917" w:author="Shinichi Nakagawa" w:date="2022-02-13T11:03:00Z">
        <w:r w:rsidR="00AF02EF">
          <w:rPr>
            <w:rFonts w:ascii="Times New Roman" w:hAnsi="Times New Roman"/>
            <w:lang w:eastAsia="x-none"/>
          </w:rPr>
          <w:t>methodological procedures</w:t>
        </w:r>
        <w:r w:rsidR="00AF02EF" w:rsidRPr="002C0E60">
          <w:rPr>
            <w:rFonts w:ascii="Times New Roman" w:hAnsi="Times New Roman"/>
            <w:lang w:eastAsia="x-none"/>
          </w:rPr>
          <w:t xml:space="preserve"> </w:t>
        </w:r>
      </w:ins>
      <w:r w:rsidR="003401A3">
        <w:rPr>
          <w:rFonts w:ascii="Times New Roman" w:hAnsi="Times New Roman"/>
          <w:lang w:eastAsia="x-none"/>
        </w:rPr>
        <w:t xml:space="preserve">that allows the inclusion of studies that do not report SDs in meta-analyses </w:t>
      </w:r>
      <w:r w:rsidRPr="002C0E60">
        <w:rPr>
          <w:rFonts w:ascii="Times New Roman" w:hAnsi="Times New Roman"/>
          <w:lang w:eastAsia="x-none"/>
        </w:rPr>
        <w:t xml:space="preserve">of lnRR. </w:t>
      </w:r>
      <w:ins w:id="918" w:author="Shinichi Nakagawa" w:date="2022-02-13T14:09:00Z">
        <w:r w:rsidR="00D64AE9">
          <w:rPr>
            <w:rFonts w:ascii="Times New Roman" w:hAnsi="Times New Roman"/>
            <w:lang w:eastAsia="x-none"/>
          </w:rPr>
          <w:t>Our simulation has</w:t>
        </w:r>
      </w:ins>
      <w:ins w:id="919" w:author="Shinichi Nakagawa" w:date="2022-02-15T06:25:00Z">
        <w:r w:rsidR="005C7217">
          <w:rPr>
            <w:rFonts w:ascii="Times New Roman" w:hAnsi="Times New Roman"/>
            <w:lang w:eastAsia="x-none"/>
          </w:rPr>
          <w:t xml:space="preserve"> suggested the best </w:t>
        </w:r>
        <w:r w:rsidR="005C7217">
          <w:rPr>
            <w:rFonts w:ascii="Times New Roman" w:hAnsi="Times New Roman"/>
            <w:lang w:eastAsia="x-none"/>
          </w:rPr>
          <w:lastRenderedPageBreak/>
          <w:t xml:space="preserve">performance was </w:t>
        </w:r>
      </w:ins>
      <w:ins w:id="920" w:author="Shinichi Nakagawa" w:date="2022-02-15T06:39:00Z">
        <w:r w:rsidR="008F208C">
          <w:rPr>
            <w:rFonts w:ascii="Times New Roman" w:hAnsi="Times New Roman"/>
            <w:lang w:eastAsia="x-none"/>
          </w:rPr>
          <w:t>achieved</w:t>
        </w:r>
      </w:ins>
      <w:ins w:id="921" w:author="Shinichi Nakagawa" w:date="2022-02-15T06:25:00Z">
        <w:r w:rsidR="003A7B1F">
          <w:rPr>
            <w:rFonts w:ascii="Times New Roman" w:hAnsi="Times New Roman"/>
            <w:lang w:eastAsia="x-none"/>
          </w:rPr>
          <w:t xml:space="preserve"> by </w:t>
        </w:r>
      </w:ins>
      <w:ins w:id="922" w:author="Shinichi Nakagawa" w:date="2022-02-13T14:10:00Z">
        <w:r w:rsidR="00D64AE9">
          <w:rPr>
            <w:rFonts w:ascii="Times New Roman" w:hAnsi="Times New Roman"/>
            <w:lang w:eastAsia="x-none"/>
          </w:rPr>
          <w:t>Method 1B</w:t>
        </w:r>
      </w:ins>
      <w:ins w:id="923" w:author="Shinichi Nakagawa" w:date="2022-02-15T06:25:00Z">
        <w:r w:rsidR="003A7B1F">
          <w:rPr>
            <w:rFonts w:ascii="Times New Roman" w:hAnsi="Times New Roman"/>
            <w:lang w:eastAsia="x-none"/>
          </w:rPr>
          <w:t xml:space="preserve"> that </w:t>
        </w:r>
      </w:ins>
      <w:ins w:id="924" w:author="Shinichi Nakagawa" w:date="2022-02-13T14:10:00Z">
        <w:r w:rsidR="00D64AE9">
          <w:rPr>
            <w:rFonts w:ascii="Times New Roman" w:hAnsi="Times New Roman"/>
            <w:lang w:eastAsia="x-none"/>
          </w:rPr>
          <w:t>uses the average CV</w:t>
        </w:r>
      </w:ins>
      <w:ins w:id="925" w:author="Shinichi Nakagawa" w:date="2022-02-13T14:52:00Z">
        <w:r w:rsidR="00202630">
          <w:rPr>
            <w:rFonts w:ascii="Times New Roman" w:hAnsi="Times New Roman"/>
            <w:vertAlign w:val="superscript"/>
            <w:lang w:eastAsia="x-none"/>
          </w:rPr>
          <w:t>2</w:t>
        </w:r>
      </w:ins>
      <w:ins w:id="926" w:author="Shinichi Nakagawa" w:date="2022-02-13T14:10:00Z">
        <w:r w:rsidR="00D64AE9">
          <w:rPr>
            <w:rFonts w:ascii="Times New Roman" w:hAnsi="Times New Roman"/>
            <w:lang w:eastAsia="x-none"/>
          </w:rPr>
          <w:t xml:space="preserve"> to calculate lnRR’s point </w:t>
        </w:r>
      </w:ins>
      <w:ins w:id="927" w:author="Shinichi Nakagawa" w:date="2022-02-13T14:11:00Z">
        <w:r w:rsidR="00D64AE9">
          <w:rPr>
            <w:rFonts w:ascii="Times New Roman" w:hAnsi="Times New Roman"/>
            <w:lang w:eastAsia="x-none"/>
          </w:rPr>
          <w:t>estimates</w:t>
        </w:r>
      </w:ins>
      <w:ins w:id="928" w:author="Shinichi Nakagawa" w:date="2022-02-13T14:10:00Z">
        <w:r w:rsidR="00D64AE9">
          <w:rPr>
            <w:rFonts w:ascii="Times New Roman" w:hAnsi="Times New Roman"/>
            <w:lang w:eastAsia="x-none"/>
          </w:rPr>
          <w:t xml:space="preserve"> and sampling </w:t>
        </w:r>
      </w:ins>
      <w:ins w:id="929" w:author="Shinichi Nakagawa" w:date="2022-02-13T14:14:00Z">
        <w:r w:rsidR="00D64AE9">
          <w:rPr>
            <w:rFonts w:ascii="Times New Roman" w:hAnsi="Times New Roman"/>
            <w:lang w:eastAsia="x-none"/>
          </w:rPr>
          <w:t>variances</w:t>
        </w:r>
      </w:ins>
      <w:ins w:id="930" w:author="Shinichi Nakagawa" w:date="2022-02-13T14:10:00Z">
        <w:r w:rsidR="00D64AE9">
          <w:rPr>
            <w:rFonts w:ascii="Times New Roman" w:hAnsi="Times New Roman"/>
            <w:lang w:eastAsia="x-none"/>
          </w:rPr>
          <w:t xml:space="preserve"> for all effect size</w:t>
        </w:r>
      </w:ins>
      <w:ins w:id="931" w:author="Shinichi Nakagawa" w:date="2022-02-13T14:11:00Z">
        <w:r w:rsidR="00D64AE9">
          <w:rPr>
            <w:rFonts w:ascii="Times New Roman" w:hAnsi="Times New Roman"/>
            <w:lang w:eastAsia="x-none"/>
          </w:rPr>
          <w:t xml:space="preserve">s regardless of missingness in SD. </w:t>
        </w:r>
      </w:ins>
      <w:ins w:id="932" w:author="Shinichi Nakagawa" w:date="2022-02-13T14:14:00Z">
        <w:r w:rsidR="0095264E">
          <w:rPr>
            <w:rFonts w:ascii="Times New Roman" w:hAnsi="Times New Roman"/>
            <w:lang w:eastAsia="x-none"/>
          </w:rPr>
          <w:t xml:space="preserve">In terms of </w:t>
        </w:r>
      </w:ins>
      <w:ins w:id="933" w:author="Shinichi Nakagawa" w:date="2022-02-13T14:15:00Z">
        <w:r w:rsidR="0095264E">
          <w:rPr>
            <w:rFonts w:ascii="Times New Roman" w:hAnsi="Times New Roman"/>
            <w:lang w:eastAsia="x-none"/>
          </w:rPr>
          <w:t xml:space="preserve">implementation, this is the </w:t>
        </w:r>
      </w:ins>
      <w:ins w:id="934" w:author="Shinichi Nakagawa" w:date="2022-02-15T06:25:00Z">
        <w:r w:rsidR="003A7B1F">
          <w:rPr>
            <w:rFonts w:ascii="Times New Roman" w:hAnsi="Times New Roman"/>
            <w:lang w:eastAsia="x-none"/>
          </w:rPr>
          <w:t>easiest</w:t>
        </w:r>
      </w:ins>
      <w:ins w:id="935" w:author="Shinichi Nakagawa" w:date="2022-02-13T14:15:00Z">
        <w:r w:rsidR="0095264E">
          <w:rPr>
            <w:rFonts w:ascii="Times New Roman" w:hAnsi="Times New Roman"/>
            <w:lang w:eastAsia="x-none"/>
          </w:rPr>
          <w:t xml:space="preserve"> method among all</w:t>
        </w:r>
      </w:ins>
      <w:ins w:id="936" w:author="Shinichi Nakagawa" w:date="2022-02-15T06:25:00Z">
        <w:r w:rsidR="003A7B1F">
          <w:rPr>
            <w:rFonts w:ascii="Times New Roman" w:hAnsi="Times New Roman"/>
            <w:lang w:eastAsia="x-none"/>
          </w:rPr>
          <w:t xml:space="preserve"> </w:t>
        </w:r>
      </w:ins>
      <w:ins w:id="937" w:author="Shinichi Nakagawa" w:date="2022-02-15T06:26:00Z">
        <w:r w:rsidR="002142A4">
          <w:rPr>
            <w:rFonts w:ascii="Times New Roman" w:hAnsi="Times New Roman"/>
            <w:lang w:eastAsia="x-none"/>
          </w:rPr>
          <w:t>(see Supporting Information)</w:t>
        </w:r>
      </w:ins>
      <w:ins w:id="938" w:author="Shinichi Nakagawa" w:date="2022-02-13T14:15:00Z">
        <w:r w:rsidR="0095264E">
          <w:rPr>
            <w:rFonts w:ascii="Times New Roman" w:hAnsi="Times New Roman"/>
            <w:lang w:eastAsia="x-none"/>
          </w:rPr>
          <w:t xml:space="preserve">. Further, we were </w:t>
        </w:r>
      </w:ins>
      <w:ins w:id="939" w:author="Shinichi Nakagawa" w:date="2022-02-13T14:16:00Z">
        <w:r w:rsidR="0095264E">
          <w:rPr>
            <w:rFonts w:ascii="Times New Roman" w:hAnsi="Times New Roman"/>
            <w:lang w:eastAsia="x-none"/>
          </w:rPr>
          <w:t xml:space="preserve">surprised to see Method 1B </w:t>
        </w:r>
      </w:ins>
      <w:ins w:id="940" w:author="Shinichi Nakagawa" w:date="2022-02-13T14:15:00Z">
        <w:r w:rsidR="0095264E">
          <w:rPr>
            <w:rFonts w:ascii="Times New Roman" w:hAnsi="Times New Roman"/>
            <w:lang w:eastAsia="x-none"/>
          </w:rPr>
          <w:t>(along with Method 2) o</w:t>
        </w:r>
      </w:ins>
      <w:ins w:id="941" w:author="Shinichi Nakagawa" w:date="2022-02-13T14:16:00Z">
        <w:r w:rsidR="0095264E">
          <w:rPr>
            <w:rFonts w:ascii="Times New Roman" w:hAnsi="Times New Roman"/>
            <w:lang w:eastAsia="x-none"/>
          </w:rPr>
          <w:t xml:space="preserve">utperforms </w:t>
        </w:r>
      </w:ins>
      <w:ins w:id="942" w:author="Shinichi Nakagawa" w:date="2022-02-15T06:31:00Z">
        <w:r w:rsidR="00B94825">
          <w:rPr>
            <w:rFonts w:ascii="Times New Roman" w:hAnsi="Times New Roman"/>
            <w:lang w:eastAsia="x-none"/>
          </w:rPr>
          <w:t xml:space="preserve">the </w:t>
        </w:r>
      </w:ins>
      <w:ins w:id="943" w:author="Shinichi Nakagawa" w:date="2022-02-13T14:16:00Z">
        <w:r w:rsidR="0095264E">
          <w:rPr>
            <w:rFonts w:ascii="Times New Roman" w:hAnsi="Times New Roman"/>
            <w:lang w:eastAsia="x-none"/>
          </w:rPr>
          <w:t>analysis</w:t>
        </w:r>
      </w:ins>
      <w:ins w:id="944" w:author="Shinichi Nakagawa" w:date="2022-02-15T06:31:00Z">
        <w:r w:rsidR="00B94825">
          <w:rPr>
            <w:rFonts w:ascii="Times New Roman" w:hAnsi="Times New Roman"/>
            <w:lang w:eastAsia="x-none"/>
          </w:rPr>
          <w:t xml:space="preserve"> with full data</w:t>
        </w:r>
      </w:ins>
      <w:ins w:id="945" w:author="Shinichi Nakagawa" w:date="2022-02-15T06:35:00Z">
        <w:r w:rsidR="00D77544">
          <w:rPr>
            <w:rFonts w:ascii="Times New Roman" w:hAnsi="Times New Roman"/>
            <w:lang w:eastAsia="x-none"/>
          </w:rPr>
          <w:t xml:space="preserve">. </w:t>
        </w:r>
      </w:ins>
      <w:ins w:id="946" w:author="Shinichi Nakagawa" w:date="2022-02-15T06:36:00Z">
        <w:r w:rsidR="00756DEC">
          <w:rPr>
            <w:rFonts w:ascii="Times New Roman" w:hAnsi="Times New Roman"/>
            <w:lang w:eastAsia="x-none"/>
          </w:rPr>
          <w:t xml:space="preserve">This is especially so given Method 1B along with other new proposed methods use </w:t>
        </w:r>
      </w:ins>
      <w:ins w:id="947" w:author="Shinichi Nakagawa" w:date="2022-02-15T06:37:00Z">
        <w:r w:rsidR="00756DEC">
          <w:rPr>
            <w:rFonts w:ascii="Times New Roman" w:hAnsi="Times New Roman"/>
            <w:lang w:eastAsia="x-none"/>
          </w:rPr>
          <w:t xml:space="preserve">‘single imputation’ rather than ‘multiple </w:t>
        </w:r>
        <w:r w:rsidR="000E3AF6">
          <w:rPr>
            <w:rFonts w:ascii="Times New Roman" w:hAnsi="Times New Roman"/>
            <w:lang w:eastAsia="x-none"/>
          </w:rPr>
          <w:t>imputation</w:t>
        </w:r>
        <w:r w:rsidR="00756DEC">
          <w:rPr>
            <w:rFonts w:ascii="Times New Roman" w:hAnsi="Times New Roman"/>
            <w:lang w:eastAsia="x-none"/>
          </w:rPr>
          <w:t xml:space="preserve">’, and </w:t>
        </w:r>
      </w:ins>
      <w:ins w:id="948" w:author="Shinichi Nakagawa" w:date="2022-02-15T06:38:00Z">
        <w:r w:rsidR="00781682">
          <w:rPr>
            <w:rFonts w:ascii="Times New Roman" w:hAnsi="Times New Roman"/>
            <w:lang w:eastAsia="x-none"/>
          </w:rPr>
          <w:t>theatrically</w:t>
        </w:r>
      </w:ins>
      <w:ins w:id="949" w:author="Shinichi Nakagawa" w:date="2022-02-15T06:37:00Z">
        <w:r w:rsidR="000E3AF6">
          <w:rPr>
            <w:rFonts w:ascii="Times New Roman" w:hAnsi="Times New Roman"/>
            <w:lang w:eastAsia="x-none"/>
          </w:rPr>
          <w:t xml:space="preserve"> speaking, analysis with single imputation should </w:t>
        </w:r>
      </w:ins>
      <w:ins w:id="950" w:author="Shinichi Nakagawa" w:date="2022-02-15T06:38:00Z">
        <w:r w:rsidR="004E370B">
          <w:rPr>
            <w:rFonts w:ascii="Times New Roman" w:hAnsi="Times New Roman"/>
            <w:lang w:eastAsia="x-none"/>
          </w:rPr>
          <w:t xml:space="preserve">always </w:t>
        </w:r>
      </w:ins>
      <w:ins w:id="951" w:author="Shinichi Nakagawa" w:date="2022-02-15T06:39:00Z">
        <w:r w:rsidR="008F208C">
          <w:rPr>
            <w:rFonts w:ascii="Times New Roman" w:hAnsi="Times New Roman"/>
            <w:lang w:eastAsia="x-none"/>
          </w:rPr>
          <w:t>fare</w:t>
        </w:r>
      </w:ins>
      <w:ins w:id="952" w:author="Shinichi Nakagawa" w:date="2022-02-15T06:38:00Z">
        <w:r w:rsidR="00781682">
          <w:rPr>
            <w:rFonts w:ascii="Times New Roman" w:hAnsi="Times New Roman"/>
            <w:lang w:eastAsia="x-none"/>
          </w:rPr>
          <w:t xml:space="preserve"> worse than analysis with full data</w:t>
        </w:r>
      </w:ins>
      <w:ins w:id="953" w:author="Shinichi Nakagawa" w:date="2022-02-15T06:37:00Z">
        <w:r w:rsidR="000E3AF6">
          <w:rPr>
            <w:rFonts w:ascii="Times New Roman" w:hAnsi="Times New Roman"/>
            <w:lang w:eastAsia="x-none"/>
          </w:rPr>
          <w:t xml:space="preserve"> (</w:t>
        </w:r>
      </w:ins>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fldChar w:fldCharType="separate"/>
      </w:r>
      <w:hyperlink w:anchor="_ENREF_18" w:tooltip="Nakagawa, 2008 #24" w:history="1">
        <w:r w:rsidR="00032288">
          <w:rPr>
            <w:rFonts w:ascii="Times New Roman" w:hAnsi="Times New Roman"/>
            <w:noProof/>
            <w:lang w:eastAsia="x-none"/>
          </w:rPr>
          <w:t>Nakagawa &amp; Freckleton 2008</w:t>
        </w:r>
      </w:hyperlink>
      <w:r w:rsidR="00E91FEE">
        <w:rPr>
          <w:rFonts w:ascii="Times New Roman" w:hAnsi="Times New Roman"/>
          <w:noProof/>
          <w:lang w:eastAsia="x-none"/>
        </w:rPr>
        <w:t xml:space="preserve">; </w:t>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954" w:author="Shinichi Nakagawa" w:date="2022-02-15T06:37:00Z">
        <w:r w:rsidR="000E3AF6">
          <w:rPr>
            <w:rFonts w:ascii="Times New Roman" w:hAnsi="Times New Roman"/>
            <w:lang w:eastAsia="x-none"/>
          </w:rPr>
          <w:t>)</w:t>
        </w:r>
        <w:r w:rsidR="00756DEC">
          <w:rPr>
            <w:rFonts w:ascii="Times New Roman" w:hAnsi="Times New Roman"/>
            <w:lang w:eastAsia="x-none"/>
          </w:rPr>
          <w:t xml:space="preserve">. </w:t>
        </w:r>
      </w:ins>
    </w:p>
    <w:p w14:paraId="009F218E" w14:textId="77777777" w:rsidR="008F208C" w:rsidRDefault="008F208C" w:rsidP="00495231">
      <w:pPr>
        <w:spacing w:line="480" w:lineRule="auto"/>
        <w:contextualSpacing/>
        <w:rPr>
          <w:ins w:id="955" w:author="Shinichi Nakagawa" w:date="2022-02-15T06:39:00Z"/>
          <w:rFonts w:ascii="Times New Roman" w:hAnsi="Times New Roman"/>
          <w:lang w:eastAsia="x-none"/>
        </w:rPr>
      </w:pPr>
    </w:p>
    <w:p w14:paraId="550C1929" w14:textId="290E97BC" w:rsidR="0095264E" w:rsidRDefault="00D77544" w:rsidP="00495231">
      <w:pPr>
        <w:spacing w:line="480" w:lineRule="auto"/>
        <w:contextualSpacing/>
        <w:rPr>
          <w:ins w:id="956" w:author="Shinichi Nakagawa" w:date="2022-02-13T14:57:00Z"/>
          <w:rFonts w:ascii="Times New Roman" w:hAnsi="Times New Roman"/>
          <w:lang w:eastAsia="x-none"/>
        </w:rPr>
      </w:pPr>
      <w:ins w:id="957" w:author="Shinichi Nakagawa" w:date="2022-02-15T06:36:00Z">
        <w:r>
          <w:rPr>
            <w:rFonts w:ascii="Times New Roman" w:hAnsi="Times New Roman"/>
            <w:lang w:eastAsia="x-none"/>
          </w:rPr>
          <w:t>Yet, given</w:t>
        </w:r>
      </w:ins>
      <w:ins w:id="958" w:author="Shinichi Nakagawa" w:date="2022-02-13T14:16:00Z">
        <w:r w:rsidR="0095264E">
          <w:rPr>
            <w:rFonts w:ascii="Times New Roman" w:hAnsi="Times New Roman"/>
            <w:lang w:eastAsia="x-none"/>
          </w:rPr>
          <w:t xml:space="preserve"> the </w:t>
        </w:r>
      </w:ins>
      <w:ins w:id="959" w:author="Shinichi Nakagawa" w:date="2022-02-13T14:17:00Z">
        <w:r w:rsidR="0095264E">
          <w:rPr>
            <w:rFonts w:ascii="Times New Roman" w:hAnsi="Times New Roman"/>
            <w:lang w:eastAsia="x-none"/>
          </w:rPr>
          <w:t xml:space="preserve">simulation work by </w:t>
        </w:r>
      </w:ins>
      <w:ins w:id="960" w:author="Shinichi Nakagawa" w:date="2022-02-13T14:20:00Z">
        <w:r w:rsidR="00082455" w:rsidRPr="002C0E60">
          <w:rPr>
            <w:rFonts w:ascii="Times New Roman" w:hAnsi="Times New Roman"/>
            <w:lang w:eastAsia="x-none"/>
          </w:rPr>
          <w:t>Doncaster and Spake</w:t>
        </w:r>
        <w:r w:rsidR="00082455">
          <w:rPr>
            <w:rFonts w:ascii="Times New Roman" w:hAnsi="Times New Roman"/>
            <w:lang w:eastAsia="x-none"/>
          </w:rPr>
          <w:t xml:space="preserve"> </w:t>
        </w:r>
      </w:ins>
      <w:ins w:id="961"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962" w:author="Shinichi Nakagawa" w:date="2022-02-15T07:06:00Z">
        <w:r w:rsidR="00F64C5B" w:rsidRPr="002C0E60">
          <w:rPr>
            <w:rFonts w:ascii="Times New Roman" w:hAnsi="Times New Roman"/>
            <w:lang w:eastAsia="x-none"/>
          </w:rPr>
          <w:t>)</w:t>
        </w:r>
      </w:ins>
      <w:ins w:id="963" w:author="Shinichi Nakagawa" w:date="2022-02-15T06:31:00Z">
        <w:r w:rsidR="00B94825">
          <w:rPr>
            <w:rFonts w:ascii="Times New Roman" w:hAnsi="Times New Roman"/>
            <w:lang w:eastAsia="x-none"/>
          </w:rPr>
          <w:t xml:space="preserve">, </w:t>
        </w:r>
      </w:ins>
      <w:ins w:id="964" w:author="Shinichi Nakagawa" w:date="2022-02-13T14:17:00Z">
        <w:r w:rsidR="0095264E">
          <w:rPr>
            <w:rFonts w:ascii="Times New Roman" w:hAnsi="Times New Roman"/>
            <w:lang w:eastAsia="x-none"/>
          </w:rPr>
          <w:t xml:space="preserve">we </w:t>
        </w:r>
      </w:ins>
      <w:ins w:id="965" w:author="Shinichi Nakagawa" w:date="2022-02-15T06:31:00Z">
        <w:r w:rsidR="00B94825">
          <w:rPr>
            <w:rFonts w:ascii="Times New Roman" w:hAnsi="Times New Roman"/>
            <w:lang w:eastAsia="x-none"/>
          </w:rPr>
          <w:t>might</w:t>
        </w:r>
      </w:ins>
      <w:ins w:id="966" w:author="Shinichi Nakagawa" w:date="2022-02-13T14:17:00Z">
        <w:r w:rsidR="0095264E">
          <w:rPr>
            <w:rFonts w:ascii="Times New Roman" w:hAnsi="Times New Roman"/>
            <w:lang w:eastAsia="x-none"/>
          </w:rPr>
          <w:t xml:space="preserve"> have expected Method 2 would do well</w:t>
        </w:r>
      </w:ins>
      <w:ins w:id="967" w:author="Shinichi Nakagawa" w:date="2022-02-15T07:08:00Z">
        <w:r w:rsidR="00553262">
          <w:rPr>
            <w:rFonts w:ascii="Times New Roman" w:hAnsi="Times New Roman"/>
            <w:lang w:eastAsia="x-none"/>
          </w:rPr>
          <w:t xml:space="preserve"> (see also </w:t>
        </w:r>
      </w:ins>
      <w:hyperlink w:anchor="_ENREF_16" w:tooltip="Lin, 2021 #3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Lin &amp; Aloe 2021</w:t>
        </w:r>
        <w:r w:rsidR="00032288">
          <w:rPr>
            <w:rFonts w:ascii="Times New Roman" w:hAnsi="Times New Roman"/>
            <w:lang w:eastAsia="x-none"/>
          </w:rPr>
          <w:fldChar w:fldCharType="end"/>
        </w:r>
      </w:hyperlink>
      <w:ins w:id="968" w:author="Shinichi Nakagawa" w:date="2022-02-15T07:08:00Z">
        <w:r w:rsidR="00553262">
          <w:rPr>
            <w:rFonts w:ascii="Times New Roman" w:hAnsi="Times New Roman"/>
            <w:lang w:eastAsia="x-none"/>
          </w:rPr>
          <w:t>)</w:t>
        </w:r>
      </w:ins>
      <w:ins w:id="969" w:author="Shinichi Nakagawa" w:date="2022-02-13T14:17:00Z">
        <w:r w:rsidR="0095264E">
          <w:rPr>
            <w:rFonts w:ascii="Times New Roman" w:hAnsi="Times New Roman"/>
            <w:lang w:eastAsia="x-none"/>
          </w:rPr>
          <w:t xml:space="preserve">. </w:t>
        </w:r>
      </w:ins>
      <w:ins w:id="970" w:author="Shinichi Nakagawa" w:date="2022-02-15T06:36:00Z">
        <w:r>
          <w:rPr>
            <w:rFonts w:ascii="Times New Roman" w:hAnsi="Times New Roman"/>
            <w:lang w:eastAsia="x-none"/>
          </w:rPr>
          <w:t>It is important to note that</w:t>
        </w:r>
      </w:ins>
      <w:ins w:id="971" w:author="Shinichi Nakagawa" w:date="2022-02-13T14:17:00Z">
        <w:r w:rsidR="0095264E">
          <w:rPr>
            <w:rFonts w:ascii="Times New Roman" w:hAnsi="Times New Roman"/>
            <w:lang w:eastAsia="x-none"/>
          </w:rPr>
          <w:t xml:space="preserve"> our simulation work </w:t>
        </w:r>
      </w:ins>
      <w:ins w:id="972" w:author="Shinichi Nakagawa" w:date="2022-02-15T06:36:00Z">
        <w:r>
          <w:rPr>
            <w:rFonts w:ascii="Times New Roman" w:hAnsi="Times New Roman"/>
            <w:lang w:eastAsia="x-none"/>
          </w:rPr>
          <w:t xml:space="preserve">clearly </w:t>
        </w:r>
      </w:ins>
      <w:ins w:id="973" w:author="Shinichi Nakagawa" w:date="2022-02-13T14:17:00Z">
        <w:r w:rsidR="0095264E">
          <w:rPr>
            <w:rFonts w:ascii="Times New Roman" w:hAnsi="Times New Roman"/>
            <w:lang w:eastAsia="x-none"/>
          </w:rPr>
          <w:t xml:space="preserve">differed at least in </w:t>
        </w:r>
      </w:ins>
      <w:ins w:id="974" w:author="Shinichi Nakagawa" w:date="2022-02-13T14:18:00Z">
        <w:r w:rsidR="0095264E">
          <w:rPr>
            <w:rFonts w:ascii="Times New Roman" w:hAnsi="Times New Roman"/>
            <w:lang w:eastAsia="x-none"/>
          </w:rPr>
          <w:t>two respects. First,</w:t>
        </w:r>
      </w:ins>
      <w:ins w:id="975" w:author="Shinichi Nakagawa" w:date="2022-02-15T06:32:00Z">
        <w:r w:rsidR="00B94825">
          <w:rPr>
            <w:rFonts w:ascii="Times New Roman" w:hAnsi="Times New Roman"/>
            <w:lang w:eastAsia="x-none"/>
          </w:rPr>
          <w:t xml:space="preserve"> </w:t>
        </w:r>
        <w:r w:rsidR="00B94825" w:rsidRPr="002C0E60">
          <w:rPr>
            <w:rFonts w:ascii="Times New Roman" w:hAnsi="Times New Roman"/>
            <w:lang w:eastAsia="x-none"/>
          </w:rPr>
          <w:t>Doncaster and Spake</w:t>
        </w:r>
      </w:ins>
      <w:ins w:id="976" w:author="Shinichi Nakagawa" w:date="2022-02-13T14:18:00Z">
        <w:r w:rsidR="0095264E">
          <w:rPr>
            <w:rFonts w:ascii="Times New Roman" w:hAnsi="Times New Roman"/>
            <w:lang w:eastAsia="x-none"/>
          </w:rPr>
          <w:t xml:space="preserve"> never tested how their method</w:t>
        </w:r>
      </w:ins>
      <w:ins w:id="977" w:author="Shinichi Nakagawa" w:date="2022-02-15T06:32:00Z">
        <w:r w:rsidR="00B94825">
          <w:rPr>
            <w:rFonts w:ascii="Times New Roman" w:hAnsi="Times New Roman"/>
            <w:lang w:eastAsia="x-none"/>
          </w:rPr>
          <w:t xml:space="preserve"> fare with missing data</w:t>
        </w:r>
      </w:ins>
      <w:ins w:id="978" w:author="Shinichi Nakagawa" w:date="2022-02-13T14:18:00Z">
        <w:r w:rsidR="0095264E">
          <w:rPr>
            <w:rFonts w:ascii="Times New Roman" w:hAnsi="Times New Roman"/>
            <w:lang w:eastAsia="x-none"/>
          </w:rPr>
          <w:t>. Second, their simulation was restricted to non-</w:t>
        </w:r>
      </w:ins>
      <w:ins w:id="979" w:author="Shinichi Nakagawa" w:date="2022-02-15T06:32:00Z">
        <w:r w:rsidR="00B94825">
          <w:rPr>
            <w:rFonts w:ascii="Times New Roman" w:hAnsi="Times New Roman"/>
            <w:lang w:eastAsia="x-none"/>
          </w:rPr>
          <w:t>multilevel</w:t>
        </w:r>
      </w:ins>
      <w:ins w:id="980" w:author="Shinichi Nakagawa" w:date="2022-02-13T14:19:00Z">
        <w:r w:rsidR="0095264E">
          <w:rPr>
            <w:rFonts w:ascii="Times New Roman" w:hAnsi="Times New Roman"/>
            <w:lang w:eastAsia="x-none"/>
          </w:rPr>
          <w:t xml:space="preserve"> models, which we believe is non-</w:t>
        </w:r>
      </w:ins>
      <w:ins w:id="981" w:author="Shinichi Nakagawa" w:date="2022-02-13T14:20:00Z">
        <w:r w:rsidR="00082455">
          <w:rPr>
            <w:rFonts w:ascii="Times New Roman" w:hAnsi="Times New Roman"/>
            <w:lang w:eastAsia="x-none"/>
          </w:rPr>
          <w:t>realistic</w:t>
        </w:r>
      </w:ins>
      <w:ins w:id="982" w:author="Shinichi Nakagawa" w:date="2022-02-13T14:19:00Z">
        <w:r w:rsidR="0095264E">
          <w:rPr>
            <w:rFonts w:ascii="Times New Roman" w:hAnsi="Times New Roman"/>
            <w:lang w:eastAsia="x-none"/>
          </w:rPr>
          <w:t xml:space="preserve"> models. </w:t>
        </w:r>
      </w:ins>
      <w:ins w:id="983" w:author="Shinichi Nakagawa" w:date="2022-02-13T14:21:00Z">
        <w:r w:rsidR="00082455">
          <w:rPr>
            <w:rFonts w:ascii="Times New Roman" w:hAnsi="Times New Roman"/>
            <w:lang w:eastAsia="x-none"/>
          </w:rPr>
          <w:t>The main reason</w:t>
        </w:r>
      </w:ins>
      <w:ins w:id="984" w:author="Shinichi Nakagawa" w:date="2022-02-13T14:20:00Z">
        <w:r w:rsidR="00082455">
          <w:rPr>
            <w:rFonts w:ascii="Times New Roman" w:hAnsi="Times New Roman"/>
            <w:lang w:eastAsia="x-none"/>
          </w:rPr>
          <w:t xml:space="preserve"> Method 1B and </w:t>
        </w:r>
      </w:ins>
      <w:ins w:id="985" w:author="Shinichi Nakagawa" w:date="2022-02-13T14:21:00Z">
        <w:r w:rsidR="00082455" w:rsidRPr="002C0E60">
          <w:rPr>
            <w:rFonts w:ascii="Times New Roman" w:hAnsi="Times New Roman"/>
            <w:lang w:eastAsia="x-none"/>
          </w:rPr>
          <w:t>Doncaster and Spake</w:t>
        </w:r>
        <w:r w:rsidR="00082455">
          <w:rPr>
            <w:rFonts w:ascii="Times New Roman" w:hAnsi="Times New Roman"/>
            <w:lang w:eastAsia="x-none"/>
          </w:rPr>
          <w:t xml:space="preserve">’s procedure </w:t>
        </w:r>
      </w:ins>
      <w:ins w:id="986" w:author="Shinichi Nakagawa" w:date="2022-02-15T06:32:00Z">
        <w:r w:rsidR="00B94825">
          <w:rPr>
            <w:rFonts w:ascii="Times New Roman" w:hAnsi="Times New Roman"/>
            <w:lang w:eastAsia="x-none"/>
          </w:rPr>
          <w:t>perform</w:t>
        </w:r>
      </w:ins>
      <w:ins w:id="987" w:author="Shinichi Nakagawa" w:date="2022-02-13T14:21:00Z">
        <w:r w:rsidR="00082455">
          <w:rPr>
            <w:rFonts w:ascii="Times New Roman" w:hAnsi="Times New Roman"/>
            <w:lang w:eastAsia="x-none"/>
          </w:rPr>
          <w:t xml:space="preserve"> well</w:t>
        </w:r>
      </w:ins>
      <w:ins w:id="988" w:author="Shinichi Nakagawa" w:date="2022-02-15T06:32:00Z">
        <w:r w:rsidR="00B94825">
          <w:rPr>
            <w:rFonts w:ascii="Times New Roman" w:hAnsi="Times New Roman"/>
            <w:lang w:eastAsia="x-none"/>
          </w:rPr>
          <w:t xml:space="preserve"> (</w:t>
        </w:r>
      </w:ins>
      <w:ins w:id="989" w:author="Shinichi Nakagawa" w:date="2022-02-15T06:34:00Z">
        <w:r w:rsidR="00B94825">
          <w:rPr>
            <w:rFonts w:ascii="Times New Roman" w:hAnsi="Times New Roman"/>
            <w:lang w:eastAsia="x-none"/>
          </w:rPr>
          <w:t>i.e. using Equation 3 rather than Equation 2</w:t>
        </w:r>
      </w:ins>
      <w:ins w:id="990" w:author="Shinichi Nakagawa" w:date="2022-02-15T06:33:00Z">
        <w:r w:rsidR="00B94825">
          <w:rPr>
            <w:rFonts w:ascii="Times New Roman" w:hAnsi="Times New Roman"/>
            <w:lang w:eastAsia="x-none"/>
          </w:rPr>
          <w:t>)</w:t>
        </w:r>
      </w:ins>
      <w:ins w:id="991" w:author="Shinichi Nakagawa" w:date="2022-02-13T14:21:00Z">
        <w:r w:rsidR="00082455">
          <w:rPr>
            <w:rFonts w:ascii="Times New Roman" w:hAnsi="Times New Roman"/>
            <w:lang w:eastAsia="x-none"/>
          </w:rPr>
          <w:t xml:space="preserve"> is </w:t>
        </w:r>
      </w:ins>
      <w:ins w:id="992" w:author="Shinichi Nakagawa" w:date="2022-02-13T15:00:00Z">
        <w:r w:rsidR="00C814C0">
          <w:rPr>
            <w:rFonts w:ascii="Times New Roman" w:hAnsi="Times New Roman"/>
            <w:lang w:eastAsia="x-none"/>
          </w:rPr>
          <w:t>because</w:t>
        </w:r>
      </w:ins>
      <w:ins w:id="993" w:author="Shinichi Nakagawa" w:date="2022-02-13T14:22:00Z">
        <w:r w:rsidR="00082455">
          <w:rPr>
            <w:rFonts w:ascii="Times New Roman" w:hAnsi="Times New Roman"/>
            <w:lang w:eastAsia="x-none"/>
          </w:rPr>
          <w:t xml:space="preserve"> SDs from studies are often estimated poorly</w:t>
        </w:r>
      </w:ins>
      <w:ins w:id="994" w:author="Shinichi Nakagawa" w:date="2022-02-13T14:23:00Z">
        <w:r w:rsidR="00082455">
          <w:rPr>
            <w:rFonts w:ascii="Times New Roman" w:hAnsi="Times New Roman"/>
            <w:lang w:eastAsia="x-none"/>
          </w:rPr>
          <w:t xml:space="preserve"> </w:t>
        </w:r>
      </w:ins>
      <w:ins w:id="995" w:author="Shinichi Nakagawa" w:date="2022-02-13T14:28:00Z">
        <w:r w:rsidR="000B7731">
          <w:rPr>
            <w:rFonts w:ascii="Times New Roman" w:hAnsi="Times New Roman"/>
            <w:lang w:eastAsia="x-none"/>
          </w:rPr>
          <w:t>with small sample size (</w:t>
        </w:r>
      </w:ins>
      <w:ins w:id="996" w:author="Shinichi Nakagawa" w:date="2022-02-15T07:09:00Z">
        <w:r w:rsidR="00640A6F">
          <w:rPr>
            <w:rFonts w:ascii="Times New Roman" w:hAnsi="Times New Roman"/>
            <w:lang w:eastAsia="x-none"/>
          </w:rPr>
          <w:t xml:space="preserve">i.e., </w:t>
        </w:r>
      </w:ins>
      <w:ins w:id="997" w:author="Shinichi Nakagawa" w:date="2022-02-13T14:28:00Z">
        <w:r w:rsidR="000B7731">
          <w:rPr>
            <w:rFonts w:ascii="Times New Roman" w:hAnsi="Times New Roman"/>
            <w:lang w:eastAsia="x-none"/>
          </w:rPr>
          <w:t>replicates per effect size)</w:t>
        </w:r>
      </w:ins>
      <w:ins w:id="998" w:author="Shinichi Nakagawa" w:date="2022-02-13T14:51:00Z">
        <w:r w:rsidR="00202630">
          <w:rPr>
            <w:rFonts w:ascii="Times New Roman" w:hAnsi="Times New Roman"/>
            <w:lang w:eastAsia="x-none"/>
          </w:rPr>
          <w:t>, leading to poor estimates of sampling variances in lnRR</w:t>
        </w:r>
      </w:ins>
      <w:ins w:id="999" w:author="Shinichi Nakagawa" w:date="2022-02-13T14:28:00Z">
        <w:r w:rsidR="000B7731">
          <w:rPr>
            <w:rFonts w:ascii="Times New Roman" w:hAnsi="Times New Roman"/>
            <w:lang w:eastAsia="x-none"/>
          </w:rPr>
          <w:t xml:space="preserve">. </w:t>
        </w:r>
      </w:ins>
      <w:ins w:id="1000" w:author="Shinichi Nakagawa" w:date="2022-02-13T14:29:00Z">
        <w:r w:rsidR="000B7731">
          <w:rPr>
            <w:rFonts w:ascii="Times New Roman" w:hAnsi="Times New Roman"/>
            <w:lang w:eastAsia="x-none"/>
          </w:rPr>
          <w:t>However, by using a pooled</w:t>
        </w:r>
      </w:ins>
      <w:ins w:id="1001" w:author="Shinichi Nakagawa" w:date="2022-02-13T14:52:00Z">
        <w:r w:rsidR="00202630">
          <w:rPr>
            <w:rFonts w:ascii="Times New Roman" w:hAnsi="Times New Roman"/>
            <w:lang w:eastAsia="x-none"/>
          </w:rPr>
          <w:t xml:space="preserve"> CV</w:t>
        </w:r>
        <w:r w:rsidR="00202630">
          <w:rPr>
            <w:rFonts w:ascii="Times New Roman" w:hAnsi="Times New Roman"/>
            <w:vertAlign w:val="superscript"/>
            <w:lang w:eastAsia="x-none"/>
          </w:rPr>
          <w:t>2</w:t>
        </w:r>
        <w:r w:rsidR="00202630">
          <w:rPr>
            <w:rFonts w:ascii="Times New Roman" w:hAnsi="Times New Roman"/>
            <w:lang w:eastAsia="x-none"/>
          </w:rPr>
          <w:t xml:space="preserve">, </w:t>
        </w:r>
      </w:ins>
      <w:ins w:id="1002" w:author="Shinichi Nakagawa" w:date="2022-02-13T15:00:00Z">
        <w:r w:rsidR="00C814C0">
          <w:rPr>
            <w:rFonts w:ascii="Times New Roman" w:hAnsi="Times New Roman"/>
            <w:lang w:eastAsia="x-none"/>
          </w:rPr>
          <w:t>estimates</w:t>
        </w:r>
      </w:ins>
      <w:ins w:id="1003" w:author="Shinichi Nakagawa" w:date="2022-02-13T14:56:00Z">
        <w:r w:rsidR="00202630">
          <w:rPr>
            <w:rFonts w:ascii="Times New Roman" w:hAnsi="Times New Roman"/>
            <w:lang w:eastAsia="x-none"/>
          </w:rPr>
          <w:t xml:space="preserve"> of sampling variance improves</w:t>
        </w:r>
      </w:ins>
      <w:ins w:id="1004" w:author="Shinichi Nakagawa" w:date="2022-02-15T06:34:00Z">
        <w:r w:rsidR="00B94825">
          <w:rPr>
            <w:rFonts w:ascii="Times New Roman" w:hAnsi="Times New Roman"/>
            <w:lang w:eastAsia="x-none"/>
          </w:rPr>
          <w:t>,</w:t>
        </w:r>
      </w:ins>
      <w:ins w:id="1005" w:author="Shinichi Nakagawa" w:date="2022-02-13T14:56:00Z">
        <w:r w:rsidR="00202630">
          <w:rPr>
            <w:rFonts w:ascii="Times New Roman" w:hAnsi="Times New Roman"/>
            <w:lang w:eastAsia="x-none"/>
          </w:rPr>
          <w:t xml:space="preserve"> which lead to better estimation of </w:t>
        </w:r>
      </w:ins>
      <w:ins w:id="1006" w:author="Shinichi Nakagawa" w:date="2022-02-13T14:57:00Z">
        <w:r w:rsidR="00202630">
          <w:rPr>
            <w:rFonts w:ascii="Times New Roman" w:hAnsi="Times New Roman"/>
            <w:lang w:eastAsia="x-none"/>
          </w:rPr>
          <w:t xml:space="preserve">almost all parameters in our </w:t>
        </w:r>
      </w:ins>
      <w:ins w:id="1007" w:author="Shinichi Nakagawa" w:date="2022-02-13T14:59:00Z">
        <w:r w:rsidR="00C814C0">
          <w:rPr>
            <w:rFonts w:ascii="Times New Roman" w:hAnsi="Times New Roman"/>
            <w:lang w:eastAsia="x-none"/>
          </w:rPr>
          <w:t>simulation</w:t>
        </w:r>
      </w:ins>
      <w:ins w:id="1008" w:author="Shinichi Nakagawa" w:date="2022-02-15T06:34:00Z">
        <w:r w:rsidR="00B94825">
          <w:rPr>
            <w:rFonts w:ascii="Times New Roman" w:hAnsi="Times New Roman"/>
            <w:lang w:eastAsia="x-none"/>
          </w:rPr>
          <w:t xml:space="preserve">, which has been demonstrated by </w:t>
        </w:r>
        <w:r w:rsidR="00B94825" w:rsidRPr="002C0E60">
          <w:rPr>
            <w:rFonts w:ascii="Times New Roman" w:hAnsi="Times New Roman"/>
            <w:lang w:eastAsia="x-none"/>
          </w:rPr>
          <w:t>Doncaster and Spake</w:t>
        </w:r>
        <w:r w:rsidR="00B94825">
          <w:rPr>
            <w:rFonts w:ascii="Times New Roman" w:hAnsi="Times New Roman"/>
            <w:lang w:eastAsia="x-none"/>
          </w:rPr>
          <w:t xml:space="preserve"> </w:t>
        </w:r>
      </w:ins>
      <w:ins w:id="1009"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1010" w:author="Shinichi Nakagawa" w:date="2022-02-15T07:06:00Z">
        <w:r w:rsidR="00F64C5B" w:rsidRPr="002C0E60">
          <w:rPr>
            <w:rFonts w:ascii="Times New Roman" w:hAnsi="Times New Roman"/>
            <w:lang w:eastAsia="x-none"/>
          </w:rPr>
          <w:t>)</w:t>
        </w:r>
      </w:ins>
      <w:ins w:id="1011" w:author="Shinichi Nakagawa" w:date="2022-02-15T06:34:00Z">
        <w:r w:rsidR="00B94825">
          <w:rPr>
            <w:rFonts w:ascii="Times New Roman" w:hAnsi="Times New Roman"/>
            <w:lang w:eastAsia="x-none"/>
          </w:rPr>
          <w:t xml:space="preserve"> as well as our simulation</w:t>
        </w:r>
      </w:ins>
      <w:ins w:id="1012" w:author="Shinichi Nakagawa" w:date="2022-02-13T14:52:00Z">
        <w:r w:rsidR="00202630">
          <w:rPr>
            <w:rFonts w:ascii="Times New Roman" w:hAnsi="Times New Roman"/>
            <w:lang w:eastAsia="x-none"/>
          </w:rPr>
          <w:t>.</w:t>
        </w:r>
      </w:ins>
      <w:ins w:id="1013" w:author="Shinichi Nakagawa" w:date="2022-02-13T15:01:00Z">
        <w:r w:rsidR="00C814C0">
          <w:rPr>
            <w:rFonts w:ascii="Times New Roman" w:hAnsi="Times New Roman"/>
            <w:lang w:eastAsia="x-none"/>
          </w:rPr>
          <w:t xml:space="preserve"> </w:t>
        </w:r>
      </w:ins>
      <w:ins w:id="1014" w:author="Shinichi Nakagawa" w:date="2022-02-15T06:40:00Z">
        <w:r w:rsidR="00C12554">
          <w:rPr>
            <w:rFonts w:ascii="Times New Roman" w:hAnsi="Times New Roman"/>
            <w:lang w:eastAsia="x-none"/>
          </w:rPr>
          <w:t>This improved estimation via CV</w:t>
        </w:r>
        <w:r w:rsidR="00C12554">
          <w:rPr>
            <w:rFonts w:ascii="Times New Roman" w:hAnsi="Times New Roman"/>
            <w:vertAlign w:val="superscript"/>
            <w:lang w:eastAsia="x-none"/>
          </w:rPr>
          <w:t>2</w:t>
        </w:r>
        <w:r w:rsidR="00C12554">
          <w:rPr>
            <w:rFonts w:ascii="Times New Roman" w:hAnsi="Times New Roman"/>
            <w:lang w:eastAsia="x-none"/>
          </w:rPr>
          <w:t xml:space="preserve"> is the very reason that these methods </w:t>
        </w:r>
      </w:ins>
      <w:ins w:id="1015" w:author="Shinichi Nakagawa" w:date="2022-02-15T06:41:00Z">
        <w:r w:rsidR="00C12554">
          <w:rPr>
            <w:rFonts w:ascii="Times New Roman" w:hAnsi="Times New Roman"/>
            <w:lang w:eastAsia="x-none"/>
          </w:rPr>
          <w:t>perform</w:t>
        </w:r>
      </w:ins>
      <w:ins w:id="1016" w:author="Shinichi Nakagawa" w:date="2022-02-15T06:40:00Z">
        <w:r w:rsidR="00C12554">
          <w:rPr>
            <w:rFonts w:ascii="Times New Roman" w:hAnsi="Times New Roman"/>
            <w:lang w:eastAsia="x-none"/>
          </w:rPr>
          <w:t xml:space="preserve"> better than analysis with full data, desp</w:t>
        </w:r>
      </w:ins>
      <w:ins w:id="1017" w:author="Shinichi Nakagawa" w:date="2022-02-15T06:41:00Z">
        <w:r w:rsidR="00C12554">
          <w:rPr>
            <w:rFonts w:ascii="Times New Roman" w:hAnsi="Times New Roman"/>
            <w:lang w:eastAsia="x-none"/>
          </w:rPr>
          <w:t xml:space="preserve">ite </w:t>
        </w:r>
        <w:r w:rsidR="00771312">
          <w:rPr>
            <w:rFonts w:ascii="Times New Roman" w:hAnsi="Times New Roman"/>
            <w:lang w:eastAsia="x-none"/>
          </w:rPr>
          <w:t>the use of ‘single imputation’.</w:t>
        </w:r>
      </w:ins>
    </w:p>
    <w:p w14:paraId="096273A1" w14:textId="4906C927" w:rsidR="00202630" w:rsidRDefault="00202630" w:rsidP="00495231">
      <w:pPr>
        <w:spacing w:line="480" w:lineRule="auto"/>
        <w:contextualSpacing/>
        <w:rPr>
          <w:ins w:id="1018" w:author="Shinichi Nakagawa" w:date="2022-02-13T14:57:00Z"/>
          <w:rFonts w:ascii="Times New Roman" w:hAnsi="Times New Roman"/>
          <w:lang w:eastAsia="x-none"/>
        </w:rPr>
      </w:pPr>
    </w:p>
    <w:p w14:paraId="286FAE5F" w14:textId="54DD149B" w:rsidR="00230037" w:rsidRDefault="00202630" w:rsidP="00495231">
      <w:pPr>
        <w:spacing w:line="480" w:lineRule="auto"/>
        <w:contextualSpacing/>
        <w:rPr>
          <w:ins w:id="1019" w:author="Shinichi Nakagawa" w:date="2022-02-14T17:00:00Z"/>
          <w:rFonts w:ascii="Times New Roman" w:hAnsi="Times New Roman"/>
          <w:lang w:eastAsia="x-none"/>
        </w:rPr>
      </w:pPr>
      <w:ins w:id="1020" w:author="Shinichi Nakagawa" w:date="2022-02-13T14:57:00Z">
        <w:r>
          <w:rPr>
            <w:rFonts w:ascii="Times New Roman" w:hAnsi="Times New Roman"/>
            <w:lang w:eastAsia="x-none"/>
          </w:rPr>
          <w:t xml:space="preserve">As mentioned earlier, there are </w:t>
        </w:r>
      </w:ins>
      <w:ins w:id="1021" w:author="Shinichi Nakagawa" w:date="2022-02-13T14:59:00Z">
        <w:r w:rsidR="00C814C0">
          <w:rPr>
            <w:rFonts w:ascii="Times New Roman" w:hAnsi="Times New Roman"/>
            <w:lang w:eastAsia="x-none"/>
          </w:rPr>
          <w:t xml:space="preserve">two </w:t>
        </w:r>
      </w:ins>
      <w:ins w:id="1022" w:author="Shinichi Nakagawa" w:date="2022-02-15T07:05:00Z">
        <w:r w:rsidR="00F64C5B">
          <w:rPr>
            <w:rFonts w:ascii="Times New Roman" w:hAnsi="Times New Roman"/>
            <w:lang w:eastAsia="x-none"/>
          </w:rPr>
          <w:t>occasions</w:t>
        </w:r>
      </w:ins>
      <w:ins w:id="1023" w:author="Shinichi Nakagawa" w:date="2022-02-13T14:57:00Z">
        <w:r>
          <w:rPr>
            <w:rFonts w:ascii="Times New Roman" w:hAnsi="Times New Roman"/>
            <w:lang w:eastAsia="x-none"/>
          </w:rPr>
          <w:t xml:space="preserve"> where Method 1B performs worse than other methods</w:t>
        </w:r>
      </w:ins>
      <w:ins w:id="1024" w:author="Shinichi Nakagawa" w:date="2022-02-13T14:58:00Z">
        <w:r>
          <w:rPr>
            <w:rFonts w:ascii="Times New Roman" w:hAnsi="Times New Roman"/>
            <w:lang w:eastAsia="x-none"/>
          </w:rPr>
          <w:t xml:space="preserve">. </w:t>
        </w:r>
      </w:ins>
      <w:ins w:id="1025" w:author="Shinichi Nakagawa" w:date="2022-02-13T14:59:00Z">
        <w:r w:rsidR="00C814C0">
          <w:rPr>
            <w:rFonts w:ascii="Times New Roman" w:hAnsi="Times New Roman"/>
            <w:lang w:eastAsia="x-none"/>
          </w:rPr>
          <w:t>First</w:t>
        </w:r>
      </w:ins>
      <w:ins w:id="1026" w:author="Shinichi Nakagawa" w:date="2022-02-15T07:05:00Z">
        <w:r w:rsidR="00F64C5B">
          <w:rPr>
            <w:rFonts w:ascii="Times New Roman" w:hAnsi="Times New Roman"/>
            <w:lang w:eastAsia="x-none"/>
          </w:rPr>
          <w:t>ly</w:t>
        </w:r>
      </w:ins>
      <w:ins w:id="1027" w:author="Shinichi Nakagawa" w:date="2022-02-13T14:59:00Z">
        <w:r w:rsidR="00C814C0">
          <w:rPr>
            <w:rFonts w:ascii="Times New Roman" w:hAnsi="Times New Roman"/>
            <w:lang w:eastAsia="x-none"/>
          </w:rPr>
          <w:t>, i</w:t>
        </w:r>
      </w:ins>
      <w:ins w:id="1028" w:author="Shinichi Nakagawa" w:date="2022-02-13T14:58:00Z">
        <w:r>
          <w:rPr>
            <w:rFonts w:ascii="Times New Roman" w:hAnsi="Times New Roman"/>
            <w:lang w:eastAsia="x-none"/>
          </w:rPr>
          <w:t xml:space="preserve">t is when </w:t>
        </w:r>
        <w:r w:rsidR="00C814C0">
          <w:rPr>
            <w:rFonts w:ascii="Times New Roman" w:hAnsi="Times New Roman"/>
            <w:lang w:eastAsia="x-none"/>
          </w:rPr>
          <w:t>CV</w:t>
        </w:r>
      </w:ins>
      <w:ins w:id="1029" w:author="Shinichi Nakagawa" w:date="2022-02-13T15:02:00Z">
        <w:r w:rsidR="00C814C0">
          <w:rPr>
            <w:rFonts w:ascii="Times New Roman" w:hAnsi="Times New Roman"/>
            <w:lang w:eastAsia="x-none"/>
          </w:rPr>
          <w:t>s</w:t>
        </w:r>
      </w:ins>
      <w:ins w:id="1030" w:author="Shinichi Nakagawa" w:date="2022-02-13T14:58:00Z">
        <w:r w:rsidR="00C814C0">
          <w:rPr>
            <w:rFonts w:ascii="Times New Roman" w:hAnsi="Times New Roman"/>
            <w:lang w:eastAsia="x-none"/>
          </w:rPr>
          <w:t xml:space="preserve"> are very different between studies and </w:t>
        </w:r>
      </w:ins>
      <w:ins w:id="1031" w:author="Shinichi Nakagawa" w:date="2022-02-15T07:04:00Z">
        <w:r w:rsidR="009570E5">
          <w:rPr>
            <w:rFonts w:ascii="Times New Roman" w:hAnsi="Times New Roman"/>
            <w:lang w:eastAsia="x-none"/>
          </w:rPr>
          <w:t>the number of studies</w:t>
        </w:r>
      </w:ins>
      <w:ins w:id="1032" w:author="Shinichi Nakagawa" w:date="2022-02-13T14:58:00Z">
        <w:r w:rsidR="00C814C0">
          <w:rPr>
            <w:rFonts w:ascii="Times New Roman" w:hAnsi="Times New Roman"/>
            <w:lang w:eastAsia="x-none"/>
          </w:rPr>
          <w:t xml:space="preserve"> are </w:t>
        </w:r>
      </w:ins>
      <w:ins w:id="1033" w:author="Shinichi Nakagawa" w:date="2022-02-15T06:48:00Z">
        <w:r w:rsidR="00282C84">
          <w:rPr>
            <w:rFonts w:ascii="Times New Roman" w:hAnsi="Times New Roman"/>
            <w:lang w:eastAsia="x-none"/>
          </w:rPr>
          <w:t xml:space="preserve">relatively </w:t>
        </w:r>
      </w:ins>
      <w:ins w:id="1034" w:author="Shinichi Nakagawa" w:date="2022-02-13T14:58:00Z">
        <w:r w:rsidR="00C814C0">
          <w:rPr>
            <w:rFonts w:ascii="Times New Roman" w:hAnsi="Times New Roman"/>
            <w:lang w:eastAsia="x-none"/>
          </w:rPr>
          <w:t>small</w:t>
        </w:r>
      </w:ins>
      <w:ins w:id="1035" w:author="Shinichi Nakagawa" w:date="2022-02-15T06:48:00Z">
        <w:r w:rsidR="00282C84">
          <w:rPr>
            <w:rFonts w:ascii="Times New Roman" w:hAnsi="Times New Roman"/>
            <w:lang w:eastAsia="x-none"/>
          </w:rPr>
          <w:t xml:space="preserve"> (</w:t>
        </w:r>
      </w:ins>
      <w:ins w:id="1036" w:author="Shinichi Nakagawa" w:date="2022-02-15T07:04:00Z">
        <w:r w:rsidR="009570E5">
          <w:rPr>
            <w:rFonts w:ascii="Times New Roman" w:hAnsi="Times New Roman"/>
            <w:lang w:eastAsia="x-none"/>
          </w:rPr>
          <w:t xml:space="preserve">e.g., </w:t>
        </w:r>
        <w:r w:rsidR="009570E5" w:rsidRPr="009570E5">
          <w:rPr>
            <w:rFonts w:ascii="Times New Roman" w:hAnsi="Times New Roman"/>
            <w:i/>
            <w:iCs/>
            <w:lang w:eastAsia="x-none"/>
            <w:rPrChange w:id="1037" w:author="Shinichi Nakagawa" w:date="2022-02-15T07:04:00Z">
              <w:rPr>
                <w:rFonts w:ascii="Times New Roman" w:hAnsi="Times New Roman"/>
                <w:lang w:eastAsia="x-none"/>
              </w:rPr>
            </w:rPrChange>
          </w:rPr>
          <w:t>K</w:t>
        </w:r>
        <w:r w:rsidR="009570E5">
          <w:rPr>
            <w:rFonts w:ascii="Times New Roman" w:hAnsi="Times New Roman"/>
            <w:lang w:eastAsia="x-none"/>
          </w:rPr>
          <w:t xml:space="preserve"> </w:t>
        </w:r>
      </w:ins>
      <w:ins w:id="1038" w:author="Shinichi Nakagawa" w:date="2022-02-15T06:49:00Z">
        <w:r w:rsidR="0012231C">
          <w:rPr>
            <w:rFonts w:ascii="Times New Roman" w:hAnsi="Times New Roman"/>
            <w:lang w:eastAsia="x-none"/>
          </w:rPr>
          <w:t>&lt; 20</w:t>
        </w:r>
      </w:ins>
      <w:ins w:id="1039" w:author="Shinichi Nakagawa" w:date="2022-02-15T06:48:00Z">
        <w:r w:rsidR="00282C84">
          <w:rPr>
            <w:rFonts w:ascii="Times New Roman" w:hAnsi="Times New Roman"/>
            <w:lang w:eastAsia="x-none"/>
          </w:rPr>
          <w:t>)</w:t>
        </w:r>
      </w:ins>
      <w:ins w:id="1040" w:author="Shinichi Nakagawa" w:date="2022-02-13T14:58:00Z">
        <w:r w:rsidR="00C814C0">
          <w:rPr>
            <w:rFonts w:ascii="Times New Roman" w:hAnsi="Times New Roman"/>
            <w:lang w:eastAsia="x-none"/>
          </w:rPr>
          <w:t xml:space="preserve">. </w:t>
        </w:r>
      </w:ins>
      <w:ins w:id="1041" w:author="Shinichi Nakagawa" w:date="2022-02-15T06:47:00Z">
        <w:r w:rsidR="00282C84">
          <w:rPr>
            <w:rFonts w:ascii="Times New Roman" w:hAnsi="Times New Roman"/>
            <w:lang w:eastAsia="x-none"/>
          </w:rPr>
          <w:t xml:space="preserve">In such cases, we recommend </w:t>
        </w:r>
      </w:ins>
      <w:ins w:id="1042" w:author="Shinichi Nakagawa" w:date="2022-02-15T06:50:00Z">
        <w:r w:rsidR="009237A9">
          <w:rPr>
            <w:rFonts w:ascii="Times New Roman" w:hAnsi="Times New Roman"/>
            <w:lang w:eastAsia="x-none"/>
          </w:rPr>
          <w:t>conducting sensitivity analysis using</w:t>
        </w:r>
      </w:ins>
      <w:ins w:id="1043" w:author="Shinichi Nakagawa" w:date="2022-02-15T06:49:00Z">
        <w:r w:rsidR="00B842EC">
          <w:rPr>
            <w:rFonts w:ascii="Times New Roman" w:hAnsi="Times New Roman"/>
            <w:lang w:eastAsia="x-none"/>
          </w:rPr>
          <w:t xml:space="preserve"> Method 1A (or alternatively Method 3, bu</w:t>
        </w:r>
      </w:ins>
      <w:ins w:id="1044" w:author="Shinichi Nakagawa" w:date="2022-02-15T06:50:00Z">
        <w:r w:rsidR="00B842EC">
          <w:rPr>
            <w:rFonts w:ascii="Times New Roman" w:hAnsi="Times New Roman"/>
            <w:lang w:eastAsia="x-none"/>
          </w:rPr>
          <w:t>t more difficult to implement</w:t>
        </w:r>
      </w:ins>
      <w:ins w:id="1045" w:author="Shinichi Nakagawa" w:date="2022-02-15T06:49:00Z">
        <w:r w:rsidR="00B842EC">
          <w:rPr>
            <w:rFonts w:ascii="Times New Roman" w:hAnsi="Times New Roman"/>
            <w:lang w:eastAsia="x-none"/>
          </w:rPr>
          <w:t xml:space="preserve">) to check </w:t>
        </w:r>
      </w:ins>
      <w:ins w:id="1046" w:author="Shinichi Nakagawa" w:date="2022-02-15T06:50:00Z">
        <w:r w:rsidR="009237A9">
          <w:rPr>
            <w:rFonts w:ascii="Times New Roman" w:hAnsi="Times New Roman"/>
            <w:lang w:eastAsia="x-none"/>
          </w:rPr>
          <w:t xml:space="preserve">meta-analytic </w:t>
        </w:r>
        <w:r w:rsidR="009237A9">
          <w:rPr>
            <w:rFonts w:ascii="Times New Roman" w:hAnsi="Times New Roman"/>
            <w:lang w:eastAsia="x-none"/>
          </w:rPr>
          <w:lastRenderedPageBreak/>
          <w:t>results are consistent between Method 1A and Method 1B.</w:t>
        </w:r>
      </w:ins>
      <w:ins w:id="1047" w:author="Shinichi Nakagawa" w:date="2022-02-15T06:57:00Z">
        <w:r w:rsidR="00D020C3">
          <w:rPr>
            <w:rFonts w:ascii="Times New Roman" w:hAnsi="Times New Roman"/>
            <w:lang w:eastAsia="x-none"/>
          </w:rPr>
          <w:t xml:space="preserve"> Also, it may be a good practice to che</w:t>
        </w:r>
        <w:r w:rsidR="001107CF">
          <w:rPr>
            <w:rFonts w:ascii="Times New Roman" w:hAnsi="Times New Roman"/>
            <w:lang w:eastAsia="x-none"/>
          </w:rPr>
          <w:t>ck how heterogenous between studies, using the meta-analysis of lnCVR (log C</w:t>
        </w:r>
      </w:ins>
      <w:ins w:id="1048" w:author="Shinichi Nakagawa" w:date="2022-02-15T06:58:00Z">
        <w:r w:rsidR="001107CF">
          <w:rPr>
            <w:rFonts w:ascii="Times New Roman" w:hAnsi="Times New Roman"/>
            <w:lang w:eastAsia="x-none"/>
          </w:rPr>
          <w:t xml:space="preserve">V ratio; </w:t>
        </w:r>
      </w:ins>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7" w:tooltip="Senior, 2020 #9" w:history="1">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1049" w:author="Shinichi Nakagawa" w:date="2022-02-15T06:58:00Z">
        <w:r w:rsidR="001107CF">
          <w:rPr>
            <w:rFonts w:ascii="Times New Roman" w:hAnsi="Times New Roman"/>
            <w:lang w:eastAsia="x-none"/>
          </w:rPr>
          <w:t xml:space="preserve">). </w:t>
        </w:r>
      </w:ins>
      <w:ins w:id="1050" w:author="Shinichi Nakagawa" w:date="2022-02-15T06:59:00Z">
        <w:r w:rsidR="008C720D">
          <w:rPr>
            <w:rFonts w:ascii="Times New Roman" w:hAnsi="Times New Roman"/>
            <w:lang w:eastAsia="x-none"/>
          </w:rPr>
          <w:t>Large variation between-study</w:t>
        </w:r>
        <w:r w:rsidR="00196A38">
          <w:rPr>
            <w:rFonts w:ascii="Times New Roman" w:hAnsi="Times New Roman"/>
            <w:lang w:eastAsia="x-none"/>
          </w:rPr>
          <w:t xml:space="preserve"> CVs </w:t>
        </w:r>
      </w:ins>
      <w:ins w:id="1051" w:author="Shinichi Nakagawa" w:date="2022-02-15T07:17:00Z">
        <w:r w:rsidR="00D2213F">
          <w:rPr>
            <w:rFonts w:ascii="Times New Roman" w:hAnsi="Times New Roman"/>
            <w:lang w:eastAsia="x-none"/>
          </w:rPr>
          <w:t>would</w:t>
        </w:r>
      </w:ins>
      <w:ins w:id="1052" w:author="Shinichi Nakagawa" w:date="2022-02-15T07:00:00Z">
        <w:r w:rsidR="008C720D">
          <w:rPr>
            <w:rFonts w:ascii="Times New Roman" w:hAnsi="Times New Roman"/>
            <w:lang w:eastAsia="x-none"/>
          </w:rPr>
          <w:t xml:space="preserve"> </w:t>
        </w:r>
      </w:ins>
      <w:ins w:id="1053" w:author="Shinichi Nakagawa" w:date="2022-02-15T07:02:00Z">
        <w:r w:rsidR="00616F07">
          <w:rPr>
            <w:rFonts w:ascii="Times New Roman" w:hAnsi="Times New Roman"/>
            <w:lang w:eastAsia="x-none"/>
          </w:rPr>
          <w:t>violate</w:t>
        </w:r>
      </w:ins>
      <w:ins w:id="1054" w:author="Shinichi Nakagawa" w:date="2022-02-15T07:00:00Z">
        <w:r w:rsidR="008C720D">
          <w:rPr>
            <w:rFonts w:ascii="Times New Roman" w:hAnsi="Times New Roman"/>
            <w:lang w:eastAsia="x-none"/>
          </w:rPr>
          <w:t xml:space="preserve"> our assumption</w:t>
        </w:r>
      </w:ins>
      <w:ins w:id="1055" w:author="Shinichi Nakagawa" w:date="2022-02-15T07:02:00Z">
        <w:r w:rsidR="00616F07">
          <w:rPr>
            <w:rFonts w:ascii="Times New Roman" w:hAnsi="Times New Roman"/>
            <w:lang w:eastAsia="x-none"/>
          </w:rPr>
          <w:t xml:space="preserve"> that CV stays fairly constant for </w:t>
        </w:r>
        <w:r w:rsidR="001B3B22">
          <w:rPr>
            <w:rFonts w:ascii="Times New Roman" w:hAnsi="Times New Roman"/>
            <w:lang w:eastAsia="x-none"/>
          </w:rPr>
          <w:t xml:space="preserve">our new methodologies </w:t>
        </w:r>
        <w:r w:rsidR="00616F07" w:rsidRPr="002C0E60">
          <w:rPr>
            <w:rFonts w:ascii="Times New Roman" w:hAnsi="Times New Roman"/>
            <w:lang w:eastAsia="x-none"/>
          </w:rPr>
          <w:t>(</w:t>
        </w:r>
        <w:r w:rsidR="00616F07">
          <w:rPr>
            <w:rFonts w:ascii="Times New Roman" w:hAnsi="Times New Roman"/>
            <w:lang w:eastAsia="x-none"/>
          </w:rPr>
          <w:t xml:space="preserve">cf. </w:t>
        </w:r>
      </w:ins>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ins w:id="1056" w:author="Shinichi Nakagawa" w:date="2022-02-15T07:02:00Z">
        <w:r w:rsidR="00616F07" w:rsidRPr="002C0E60">
          <w:rPr>
            <w:rFonts w:ascii="Times New Roman" w:hAnsi="Times New Roman"/>
            <w:lang w:eastAsia="x-none"/>
          </w:rPr>
          <w:t>)</w:t>
        </w:r>
      </w:ins>
      <w:ins w:id="1057" w:author="Shinichi Nakagawa" w:date="2022-02-15T07:03:00Z">
        <w:r w:rsidR="001B3B22">
          <w:rPr>
            <w:rFonts w:ascii="Times New Roman" w:hAnsi="Times New Roman"/>
            <w:lang w:eastAsia="x-none"/>
          </w:rPr>
          <w:t xml:space="preserve"> although our simulation shows this assumption is less important when we have </w:t>
        </w:r>
      </w:ins>
      <w:ins w:id="1058" w:author="Shinichi Nakagawa" w:date="2022-02-15T07:04:00Z">
        <w:r w:rsidR="009570E5">
          <w:rPr>
            <w:rFonts w:ascii="Times New Roman" w:hAnsi="Times New Roman"/>
            <w:lang w:eastAsia="x-none"/>
          </w:rPr>
          <w:t>relative large number of studies (</w:t>
        </w:r>
      </w:ins>
      <w:ins w:id="1059" w:author="Shinichi Nakagawa" w:date="2022-02-15T07:05:00Z">
        <w:r w:rsidR="00F64C5B">
          <w:rPr>
            <w:rFonts w:ascii="Times New Roman" w:hAnsi="Times New Roman"/>
            <w:lang w:eastAsia="x-none"/>
          </w:rPr>
          <w:t xml:space="preserve">e.g., </w:t>
        </w:r>
        <w:r w:rsidR="00F64C5B" w:rsidRPr="007F4972">
          <w:rPr>
            <w:rFonts w:ascii="Times New Roman" w:hAnsi="Times New Roman"/>
            <w:i/>
            <w:iCs/>
            <w:lang w:eastAsia="x-none"/>
          </w:rPr>
          <w:t>K</w:t>
        </w:r>
        <w:r w:rsidR="00F64C5B">
          <w:rPr>
            <w:rFonts w:ascii="Times New Roman" w:hAnsi="Times New Roman"/>
            <w:lang w:eastAsia="x-none"/>
          </w:rPr>
          <w:t xml:space="preserve"> &gt; 20</w:t>
        </w:r>
      </w:ins>
      <w:ins w:id="1060" w:author="Shinichi Nakagawa" w:date="2022-02-15T07:04:00Z">
        <w:r w:rsidR="009570E5">
          <w:rPr>
            <w:rFonts w:ascii="Times New Roman" w:hAnsi="Times New Roman"/>
            <w:lang w:eastAsia="x-none"/>
          </w:rPr>
          <w:t>)</w:t>
        </w:r>
      </w:ins>
      <w:ins w:id="1061" w:author="Shinichi Nakagawa" w:date="2022-02-15T07:02:00Z">
        <w:r w:rsidR="00616F07" w:rsidRPr="002C0E60">
          <w:rPr>
            <w:rFonts w:ascii="Times New Roman" w:hAnsi="Times New Roman"/>
            <w:lang w:eastAsia="x-none"/>
          </w:rPr>
          <w:t>.</w:t>
        </w:r>
      </w:ins>
      <w:ins w:id="1062" w:author="Shinichi Nakagawa" w:date="2022-02-15T06:50:00Z">
        <w:r w:rsidR="009237A9">
          <w:rPr>
            <w:rFonts w:ascii="Times New Roman" w:hAnsi="Times New Roman"/>
            <w:lang w:eastAsia="x-none"/>
          </w:rPr>
          <w:t xml:space="preserve"> </w:t>
        </w:r>
      </w:ins>
      <w:ins w:id="1063" w:author="Shinichi Nakagawa" w:date="2022-02-14T17:00:00Z">
        <w:r w:rsidR="00230037">
          <w:rPr>
            <w:rFonts w:ascii="Times New Roman" w:hAnsi="Times New Roman"/>
            <w:lang w:eastAsia="x-none"/>
          </w:rPr>
          <w:t>Second</w:t>
        </w:r>
      </w:ins>
      <w:ins w:id="1064" w:author="Shinichi Nakagawa" w:date="2022-02-15T07:05:00Z">
        <w:r w:rsidR="00F64C5B">
          <w:rPr>
            <w:rFonts w:ascii="Times New Roman" w:hAnsi="Times New Roman"/>
            <w:lang w:eastAsia="x-none"/>
          </w:rPr>
          <w:t>ly</w:t>
        </w:r>
      </w:ins>
      <w:ins w:id="1065" w:author="Shinichi Nakagawa" w:date="2022-02-14T17:00:00Z">
        <w:r w:rsidR="00230037">
          <w:rPr>
            <w:rFonts w:ascii="Times New Roman" w:hAnsi="Times New Roman"/>
            <w:lang w:eastAsia="x-none"/>
          </w:rPr>
          <w:t xml:space="preserve">, </w:t>
        </w:r>
      </w:ins>
      <w:ins w:id="1066" w:author="Shinichi Nakagawa" w:date="2022-02-15T06:51:00Z">
        <w:r w:rsidR="003D1C87">
          <w:rPr>
            <w:rFonts w:ascii="Times New Roman" w:hAnsi="Times New Roman"/>
            <w:lang w:eastAsia="x-none"/>
          </w:rPr>
          <w:t>it is when there is very low total heterogeneity (</w:t>
        </w:r>
      </w:ins>
      <w:ins w:id="1067" w:author="Shinichi Nakagawa" w:date="2022-02-15T07:10:00Z">
        <w:r w:rsidR="006833DC" w:rsidRPr="008717F9">
          <w:rPr>
            <w:rFonts w:ascii="Times New Roman" w:hAnsi="Times New Roman"/>
            <w:i/>
            <w:lang w:eastAsia="x-none"/>
          </w:rPr>
          <w:sym w:font="Symbol" w:char="F074"/>
        </w:r>
        <w:r w:rsidR="006833DC" w:rsidRPr="008717F9">
          <w:rPr>
            <w:rFonts w:ascii="Times New Roman" w:hAnsi="Times New Roman"/>
            <w:vertAlign w:val="superscript"/>
            <w:lang w:eastAsia="x-none"/>
          </w:rPr>
          <w:t>2</w:t>
        </w:r>
        <w:r w:rsidR="006833DC">
          <w:rPr>
            <w:rFonts w:ascii="Times New Roman" w:hAnsi="Times New Roman"/>
            <w:lang w:eastAsia="x-none"/>
          </w:rPr>
          <w:t xml:space="preserve"> = </w:t>
        </w:r>
      </w:ins>
      <m:oMath>
        <m:sSubSup>
          <m:sSubSupPr>
            <m:ctrlPr>
              <w:ins w:id="1068" w:author="Shinichi Nakagawa" w:date="2022-02-15T07:10:00Z">
                <w:rPr>
                  <w:rFonts w:ascii="Cambria Math" w:hAnsi="Cambria Math"/>
                </w:rPr>
              </w:ins>
            </m:ctrlPr>
          </m:sSubSupPr>
          <m:e>
            <m:r>
              <w:ins w:id="1069" w:author="Shinichi Nakagawa" w:date="2022-02-15T07:10:00Z">
                <w:rPr>
                  <w:rFonts w:ascii="Cambria Math" w:hAnsi="Cambria Math"/>
                </w:rPr>
                <m:t>σ</m:t>
              </w:ins>
            </m:r>
          </m:e>
          <m:sub>
            <m:r>
              <w:ins w:id="1070" w:author="Shinichi Nakagawa" w:date="2022-02-15T07:10:00Z">
                <w:rPr>
                  <w:rFonts w:ascii="Cambria Math" w:hAnsi="Cambria Math"/>
                </w:rPr>
                <m:t>s</m:t>
              </w:ins>
            </m:r>
          </m:sub>
          <m:sup>
            <m:r>
              <w:ins w:id="1071" w:author="Shinichi Nakagawa" w:date="2022-02-15T07:10:00Z">
                <w:rPr>
                  <w:rFonts w:ascii="Cambria Math" w:hAnsi="Cambria Math"/>
                </w:rPr>
                <m:t>2</m:t>
              </w:ins>
            </m:r>
          </m:sup>
        </m:sSubSup>
      </m:oMath>
      <w:ins w:id="1072" w:author="Shinichi Nakagawa" w:date="2022-02-15T07:10:00Z">
        <w:r w:rsidR="006833DC">
          <w:rPr>
            <w:rFonts w:ascii="Times New Roman" w:hAnsi="Times New Roman"/>
          </w:rPr>
          <w:t xml:space="preserve"> + </w:t>
        </w:r>
      </w:ins>
      <m:oMath>
        <m:sSubSup>
          <m:sSubSupPr>
            <m:ctrlPr>
              <w:ins w:id="1073" w:author="Shinichi Nakagawa" w:date="2022-02-15T07:10:00Z">
                <w:rPr>
                  <w:rFonts w:ascii="Cambria Math" w:hAnsi="Cambria Math"/>
                </w:rPr>
              </w:ins>
            </m:ctrlPr>
          </m:sSubSupPr>
          <m:e>
            <m:r>
              <w:ins w:id="1074" w:author="Shinichi Nakagawa" w:date="2022-02-15T07:10:00Z">
                <w:rPr>
                  <w:rFonts w:ascii="Cambria Math" w:hAnsi="Cambria Math"/>
                </w:rPr>
                <m:t>σ</m:t>
              </w:ins>
            </m:r>
          </m:e>
          <m:sub>
            <m:r>
              <w:ins w:id="1075" w:author="Shinichi Nakagawa" w:date="2022-02-15T07:10:00Z">
                <w:rPr>
                  <w:rFonts w:ascii="Cambria Math" w:hAnsi="Cambria Math"/>
                </w:rPr>
                <m:t>u</m:t>
              </w:ins>
            </m:r>
          </m:sub>
          <m:sup>
            <m:r>
              <w:ins w:id="1076" w:author="Shinichi Nakagawa" w:date="2022-02-15T07:10:00Z">
                <w:rPr>
                  <w:rFonts w:ascii="Cambria Math" w:hAnsi="Cambria Math"/>
                </w:rPr>
                <m:t>2</m:t>
              </w:ins>
            </m:r>
          </m:sup>
        </m:sSubSup>
      </m:oMath>
      <w:ins w:id="1077" w:author="Shinichi Nakagawa" w:date="2022-02-15T06:51:00Z">
        <w:r w:rsidR="003D1C87">
          <w:rPr>
            <w:rFonts w:ascii="Times New Roman" w:hAnsi="Times New Roman"/>
            <w:lang w:eastAsia="x-none"/>
          </w:rPr>
          <w:t xml:space="preserve">, which </w:t>
        </w:r>
        <w:r w:rsidR="00682BA1">
          <w:rPr>
            <w:rFonts w:ascii="Times New Roman" w:hAnsi="Times New Roman"/>
            <w:lang w:eastAsia="x-none"/>
          </w:rPr>
          <w:t xml:space="preserve">usually translates to low </w:t>
        </w:r>
        <w:r w:rsidR="00682BA1" w:rsidRPr="00682BA1">
          <w:rPr>
            <w:rFonts w:ascii="Times New Roman" w:hAnsi="Times New Roman"/>
            <w:i/>
            <w:iCs/>
            <w:lang w:eastAsia="x-none"/>
            <w:rPrChange w:id="1078" w:author="Shinichi Nakagawa" w:date="2022-02-15T06:51:00Z">
              <w:rPr>
                <w:rFonts w:ascii="Times New Roman" w:hAnsi="Times New Roman"/>
                <w:lang w:eastAsia="x-none"/>
              </w:rPr>
            </w:rPrChange>
          </w:rPr>
          <w:t>I</w:t>
        </w:r>
        <w:r w:rsidR="00682BA1" w:rsidRPr="00682BA1">
          <w:rPr>
            <w:rFonts w:ascii="Times New Roman" w:hAnsi="Times New Roman"/>
            <w:vertAlign w:val="superscript"/>
            <w:lang w:eastAsia="x-none"/>
            <w:rPrChange w:id="1079" w:author="Shinichi Nakagawa" w:date="2022-02-15T06:51:00Z">
              <w:rPr>
                <w:rFonts w:ascii="Times New Roman" w:hAnsi="Times New Roman"/>
                <w:lang w:eastAsia="x-none"/>
              </w:rPr>
            </w:rPrChange>
          </w:rPr>
          <w:t>2</w:t>
        </w:r>
        <w:r w:rsidR="00682BA1">
          <w:rPr>
            <w:rFonts w:ascii="Times New Roman" w:hAnsi="Times New Roman"/>
            <w:lang w:eastAsia="x-none"/>
          </w:rPr>
          <w:t xml:space="preserve">; see </w:t>
        </w:r>
      </w:ins>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fldChar w:fldCharType="separate"/>
      </w:r>
      <w:hyperlink w:anchor="_ENREF_10" w:tooltip="Higgins, 2003 #37" w:history="1">
        <w:r w:rsidR="00032288">
          <w:rPr>
            <w:rFonts w:ascii="Times New Roman" w:hAnsi="Times New Roman"/>
            <w:noProof/>
            <w:lang w:eastAsia="x-none"/>
          </w:rPr>
          <w:t>Higgins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2003</w:t>
        </w:r>
      </w:hyperlink>
      <w:r w:rsidR="00E91FEE">
        <w:rPr>
          <w:rFonts w:ascii="Times New Roman" w:hAnsi="Times New Roman"/>
          <w:noProof/>
          <w:lang w:eastAsia="x-none"/>
        </w:rPr>
        <w:t xml:space="preserve">; </w:t>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lang w:eastAsia="x-none"/>
        </w:rPr>
        <w:fldChar w:fldCharType="end"/>
      </w:r>
      <w:ins w:id="1080" w:author="Shinichi Nakagawa" w:date="2022-02-15T06:51:00Z">
        <w:r w:rsidR="00682BA1">
          <w:rPr>
            <w:rFonts w:ascii="Times New Roman" w:hAnsi="Times New Roman"/>
            <w:lang w:eastAsia="x-none"/>
          </w:rPr>
          <w:t xml:space="preserve">; </w:t>
        </w:r>
      </w:ins>
      <w:ins w:id="1081" w:author="Shinichi Nakagawa" w:date="2022-02-15T07:14:00Z">
        <w:r w:rsidR="00517BF7">
          <w:rPr>
            <w:rFonts w:ascii="Times New Roman" w:hAnsi="Times New Roman"/>
            <w:lang w:eastAsia="x-none"/>
          </w:rPr>
          <w:t>also</w:t>
        </w:r>
      </w:ins>
      <w:ins w:id="1082" w:author="Shinichi Nakagawa" w:date="2022-02-15T06:51:00Z">
        <w:r w:rsidR="00682BA1">
          <w:rPr>
            <w:rFonts w:ascii="Times New Roman" w:hAnsi="Times New Roman"/>
            <w:lang w:eastAsia="x-none"/>
          </w:rPr>
          <w:t xml:space="preserve"> see </w:t>
        </w:r>
      </w:ins>
      <w:hyperlink w:anchor="_ENREF_1" w:tooltip="Borenstein, 2017 #38"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Borenstein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ins w:id="1083" w:author="Shinichi Nakagawa" w:date="2022-02-15T06:51:00Z">
        <w:r w:rsidR="003D1C87">
          <w:rPr>
            <w:rFonts w:ascii="Times New Roman" w:hAnsi="Times New Roman"/>
            <w:lang w:eastAsia="x-none"/>
          </w:rPr>
          <w:t>)</w:t>
        </w:r>
      </w:ins>
      <w:ins w:id="1084" w:author="Shinichi Nakagawa" w:date="2022-02-15T06:52:00Z">
        <w:r w:rsidR="00682BA1">
          <w:rPr>
            <w:rFonts w:ascii="Times New Roman" w:hAnsi="Times New Roman"/>
            <w:lang w:eastAsia="x-none"/>
          </w:rPr>
          <w:t xml:space="preserve">. As </w:t>
        </w:r>
        <w:r w:rsidR="00E7746A">
          <w:rPr>
            <w:rFonts w:ascii="Times New Roman" w:hAnsi="Times New Roman"/>
            <w:lang w:eastAsia="x-none"/>
          </w:rPr>
          <w:t>eluded</w:t>
        </w:r>
        <w:r w:rsidR="00682BA1">
          <w:rPr>
            <w:rFonts w:ascii="Times New Roman" w:hAnsi="Times New Roman"/>
            <w:lang w:eastAsia="x-none"/>
          </w:rPr>
          <w:t xml:space="preserve"> earlier, </w:t>
        </w:r>
        <w:r w:rsidR="00E7746A">
          <w:rPr>
            <w:rFonts w:ascii="Times New Roman" w:hAnsi="Times New Roman"/>
            <w:lang w:eastAsia="x-none"/>
          </w:rPr>
          <w:t>in meta-analyses in ecology and evolution</w:t>
        </w:r>
      </w:ins>
      <w:ins w:id="1085" w:author="Shinichi Nakagawa" w:date="2022-02-15T07:15:00Z">
        <w:r w:rsidR="00E44C96">
          <w:rPr>
            <w:rFonts w:ascii="Times New Roman" w:hAnsi="Times New Roman"/>
            <w:lang w:eastAsia="x-none"/>
          </w:rPr>
          <w:t>, heterogeneity is of</w:t>
        </w:r>
        <w:r w:rsidR="001D2EF2">
          <w:rPr>
            <w:rFonts w:ascii="Times New Roman" w:hAnsi="Times New Roman"/>
            <w:lang w:eastAsia="x-none"/>
          </w:rPr>
          <w:t>ten high</w:t>
        </w:r>
      </w:ins>
      <w:ins w:id="1086" w:author="Shinichi Nakagawa" w:date="2022-02-15T06:52:00Z">
        <w:r w:rsidR="00E7746A">
          <w:rPr>
            <w:rFonts w:ascii="Times New Roman" w:hAnsi="Times New Roman"/>
            <w:lang w:eastAsia="x-none"/>
          </w:rPr>
          <w:t>. Indeed, Senior et al (</w:t>
        </w:r>
      </w:ins>
      <w:hyperlink w:anchor="_ENREF_26" w:tooltip="Senior, 2016 #39" w:history="1">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fldChar w:fldCharType="separate"/>
        </w:r>
        <w:r w:rsidR="00032288">
          <w:rPr>
            <w:rFonts w:ascii="Times New Roman" w:hAnsi="Times New Roman"/>
            <w:noProof/>
            <w:lang w:eastAsia="x-none"/>
          </w:rPr>
          <w:t>2016</w:t>
        </w:r>
        <w:r w:rsidR="00032288">
          <w:rPr>
            <w:rFonts w:ascii="Times New Roman" w:hAnsi="Times New Roman"/>
            <w:lang w:eastAsia="x-none"/>
          </w:rPr>
          <w:fldChar w:fldCharType="end"/>
        </w:r>
      </w:hyperlink>
      <w:ins w:id="1087" w:author="Shinichi Nakagawa" w:date="2022-02-15T06:52:00Z">
        <w:r w:rsidR="00E7746A">
          <w:rPr>
            <w:rFonts w:ascii="Times New Roman" w:hAnsi="Times New Roman"/>
            <w:lang w:eastAsia="x-none"/>
          </w:rPr>
          <w:t>) have shown</w:t>
        </w:r>
      </w:ins>
      <w:ins w:id="1088" w:author="Shinichi Nakagawa" w:date="2022-02-15T06:54:00Z">
        <w:r w:rsidR="008C5524">
          <w:rPr>
            <w:rFonts w:ascii="Times New Roman" w:hAnsi="Times New Roman"/>
            <w:lang w:eastAsia="x-none"/>
          </w:rPr>
          <w:t xml:space="preserve"> that on average, </w:t>
        </w:r>
        <w:r w:rsidR="00A52962">
          <w:rPr>
            <w:rFonts w:ascii="Times New Roman" w:hAnsi="Times New Roman"/>
            <w:lang w:eastAsia="x-none"/>
          </w:rPr>
          <w:t xml:space="preserve">ecological </w:t>
        </w:r>
      </w:ins>
      <w:ins w:id="1089" w:author="Shinichi Nakagawa" w:date="2022-02-15T07:15:00Z">
        <w:r w:rsidR="00E44C96">
          <w:rPr>
            <w:rFonts w:ascii="Times New Roman" w:hAnsi="Times New Roman"/>
            <w:lang w:eastAsia="x-none"/>
          </w:rPr>
          <w:t>and</w:t>
        </w:r>
      </w:ins>
      <w:ins w:id="1090" w:author="Shinichi Nakagawa" w:date="2022-02-15T06:54:00Z">
        <w:r w:rsidR="00A52962">
          <w:rPr>
            <w:rFonts w:ascii="Times New Roman" w:hAnsi="Times New Roman"/>
            <w:lang w:eastAsia="x-none"/>
          </w:rPr>
          <w:t xml:space="preserve"> evolutionary meta-ana</w:t>
        </w:r>
      </w:ins>
      <w:ins w:id="1091" w:author="Shinichi Nakagawa" w:date="2022-02-15T06:55:00Z">
        <w:r w:rsidR="00A52962">
          <w:rPr>
            <w:rFonts w:ascii="Times New Roman" w:hAnsi="Times New Roman"/>
            <w:lang w:eastAsia="x-none"/>
          </w:rPr>
          <w:t xml:space="preserve">lyses have high heterogeneity with </w:t>
        </w:r>
        <w:r w:rsidR="00A52962" w:rsidRPr="007F4972">
          <w:rPr>
            <w:rFonts w:ascii="Times New Roman" w:hAnsi="Times New Roman"/>
            <w:i/>
            <w:iCs/>
            <w:lang w:eastAsia="x-none"/>
          </w:rPr>
          <w:t>I</w:t>
        </w:r>
        <w:r w:rsidR="00A52962" w:rsidRPr="007F4972">
          <w:rPr>
            <w:rFonts w:ascii="Times New Roman" w:hAnsi="Times New Roman"/>
            <w:vertAlign w:val="superscript"/>
            <w:lang w:eastAsia="x-none"/>
          </w:rPr>
          <w:t>2</w:t>
        </w:r>
        <w:r w:rsidR="00A52962">
          <w:rPr>
            <w:rFonts w:ascii="Times New Roman" w:hAnsi="Times New Roman"/>
            <w:lang w:eastAsia="x-none"/>
          </w:rPr>
          <w:t xml:space="preserve"> around 90%</w:t>
        </w:r>
      </w:ins>
      <w:ins w:id="1092" w:author="Shinichi Nakagawa" w:date="2022-02-15T06:52:00Z">
        <w:r w:rsidR="00E7746A">
          <w:rPr>
            <w:rFonts w:ascii="Times New Roman" w:hAnsi="Times New Roman"/>
            <w:lang w:eastAsia="x-none"/>
          </w:rPr>
          <w:t xml:space="preserve">. Nonetheless, when there is very low </w:t>
        </w:r>
      </w:ins>
      <w:ins w:id="1093" w:author="Shinichi Nakagawa" w:date="2022-02-15T06:53:00Z">
        <w:r w:rsidR="00E7746A">
          <w:rPr>
            <w:rFonts w:ascii="Times New Roman" w:hAnsi="Times New Roman"/>
            <w:lang w:eastAsia="x-none"/>
          </w:rPr>
          <w:t xml:space="preserve">heterogeneity (or heterogeneity test </w:t>
        </w:r>
        <w:r w:rsidR="00E7746A" w:rsidRPr="00E7746A">
          <w:rPr>
            <w:rFonts w:ascii="Times New Roman" w:hAnsi="Times New Roman"/>
            <w:i/>
            <w:iCs/>
            <w:lang w:eastAsia="x-none"/>
            <w:rPrChange w:id="1094" w:author="Shinichi Nakagawa" w:date="2022-02-15T06:53:00Z">
              <w:rPr>
                <w:rFonts w:ascii="Times New Roman" w:hAnsi="Times New Roman"/>
                <w:lang w:eastAsia="x-none"/>
              </w:rPr>
            </w:rPrChange>
          </w:rPr>
          <w:t>Q</w:t>
        </w:r>
        <w:r w:rsidR="00E7746A">
          <w:rPr>
            <w:rFonts w:ascii="Times New Roman" w:hAnsi="Times New Roman"/>
            <w:lang w:eastAsia="x-none"/>
          </w:rPr>
          <w:t xml:space="preserve"> is non-significant), we </w:t>
        </w:r>
        <w:r w:rsidR="00FE6654">
          <w:rPr>
            <w:rFonts w:ascii="Times New Roman" w:hAnsi="Times New Roman"/>
            <w:lang w:eastAsia="x-none"/>
          </w:rPr>
          <w:t xml:space="preserve">also </w:t>
        </w:r>
        <w:r w:rsidR="00E7746A">
          <w:rPr>
            <w:rFonts w:ascii="Times New Roman" w:hAnsi="Times New Roman"/>
            <w:lang w:eastAsia="x-none"/>
          </w:rPr>
          <w:t>recommend using Method 1B</w:t>
        </w:r>
        <w:r w:rsidR="00FE6654">
          <w:rPr>
            <w:rFonts w:ascii="Times New Roman" w:hAnsi="Times New Roman"/>
            <w:lang w:eastAsia="x-none"/>
          </w:rPr>
          <w:t xml:space="preserve"> for sensitivity analysis. </w:t>
        </w:r>
      </w:ins>
      <w:ins w:id="1095" w:author="Shinichi Nakagawa" w:date="2022-02-15T07:20:00Z">
        <w:r w:rsidR="006B4D88">
          <w:rPr>
            <w:rFonts w:ascii="Times New Roman" w:hAnsi="Times New Roman"/>
            <w:lang w:eastAsia="x-none"/>
          </w:rPr>
          <w:t xml:space="preserve">Taken together, it may be advisable to </w:t>
        </w:r>
        <w:r w:rsidR="00793AC3">
          <w:rPr>
            <w:rFonts w:ascii="Times New Roman" w:hAnsi="Times New Roman"/>
            <w:lang w:eastAsia="x-none"/>
          </w:rPr>
          <w:t xml:space="preserve">conduct meta-analysis using Method 1A and 1B in tandem, as </w:t>
        </w:r>
        <w:r w:rsidR="00525A74">
          <w:rPr>
            <w:rFonts w:ascii="Times New Roman" w:hAnsi="Times New Roman"/>
            <w:lang w:eastAsia="x-none"/>
          </w:rPr>
          <w:t xml:space="preserve">it is </w:t>
        </w:r>
      </w:ins>
      <w:ins w:id="1096" w:author="Shinichi Nakagawa" w:date="2022-02-15T07:21:00Z">
        <w:r w:rsidR="00525A74">
          <w:rPr>
            <w:rFonts w:ascii="Times New Roman" w:hAnsi="Times New Roman"/>
            <w:lang w:eastAsia="x-none"/>
          </w:rPr>
          <w:t xml:space="preserve">straightforward to do both (see Supplementary Information). </w:t>
        </w:r>
      </w:ins>
    </w:p>
    <w:p w14:paraId="35153514" w14:textId="77777777" w:rsidR="00230037" w:rsidRDefault="00230037" w:rsidP="00495231">
      <w:pPr>
        <w:spacing w:line="480" w:lineRule="auto"/>
        <w:contextualSpacing/>
        <w:rPr>
          <w:rFonts w:ascii="Times New Roman" w:hAnsi="Times New Roman"/>
          <w:lang w:eastAsia="x-none"/>
        </w:rPr>
      </w:pPr>
    </w:p>
    <w:p w14:paraId="59C63836" w14:textId="2A0696F7" w:rsidR="00715B6A" w:rsidDel="00D77544" w:rsidRDefault="00715B6A" w:rsidP="00495231">
      <w:pPr>
        <w:spacing w:line="480" w:lineRule="auto"/>
        <w:contextualSpacing/>
        <w:rPr>
          <w:del w:id="1097" w:author="Shinichi Nakagawa" w:date="2022-02-15T06:35:00Z"/>
          <w:rFonts w:ascii="Times New Roman" w:hAnsi="Times New Roman"/>
          <w:lang w:eastAsia="x-none"/>
        </w:rPr>
      </w:pPr>
    </w:p>
    <w:p w14:paraId="55833850" w14:textId="77777777" w:rsidR="00715B6A" w:rsidDel="00D77544" w:rsidRDefault="00715B6A" w:rsidP="00495231">
      <w:pPr>
        <w:spacing w:line="480" w:lineRule="auto"/>
        <w:contextualSpacing/>
        <w:rPr>
          <w:del w:id="1098" w:author="Shinichi Nakagawa" w:date="2022-02-15T06:35:00Z"/>
          <w:rFonts w:ascii="Times New Roman" w:hAnsi="Times New Roman"/>
          <w:lang w:eastAsia="x-none"/>
        </w:rPr>
      </w:pPr>
    </w:p>
    <w:p w14:paraId="0C9F4C49" w14:textId="0D07EA61" w:rsidR="00240CC1" w:rsidRDefault="00D7309D" w:rsidP="00495231">
      <w:pPr>
        <w:spacing w:line="480" w:lineRule="auto"/>
        <w:contextualSpacing/>
        <w:rPr>
          <w:ins w:id="1099" w:author="Shinichi Nakagawa" w:date="2022-02-13T14:04:00Z"/>
          <w:rFonts w:ascii="Times New Roman" w:hAnsi="Times New Roman"/>
          <w:lang w:eastAsia="x-none"/>
        </w:rPr>
      </w:pPr>
      <w:ins w:id="1100" w:author="Shinichi Nakagawa" w:date="2022-02-13T14:06:00Z">
        <w:r>
          <w:rPr>
            <w:rFonts w:ascii="Times New Roman" w:hAnsi="Times New Roman"/>
            <w:lang w:eastAsia="x-none"/>
          </w:rPr>
          <w:t>Finally,</w:t>
        </w:r>
      </w:ins>
      <w:del w:id="1101" w:author="Shinichi Nakagawa" w:date="2022-02-13T14:06:00Z">
        <w:r w:rsidR="007812EC" w:rsidRPr="002C0E60" w:rsidDel="00D7309D">
          <w:rPr>
            <w:rFonts w:ascii="Times New Roman" w:hAnsi="Times New Roman"/>
            <w:lang w:eastAsia="x-none"/>
          </w:rPr>
          <w:delText>We</w:delText>
        </w:r>
      </w:del>
      <w:r w:rsidR="007812EC" w:rsidRPr="002C0E60">
        <w:rPr>
          <w:rFonts w:ascii="Times New Roman" w:hAnsi="Times New Roman"/>
          <w:lang w:eastAsia="x-none"/>
        </w:rPr>
        <w:t xml:space="preserve"> emphasize that </w:t>
      </w:r>
      <w:del w:id="1102" w:author="Shinichi Nakagawa" w:date="2022-02-13T13:46:00Z">
        <w:r w:rsidR="007812EC" w:rsidRPr="002C0E60" w:rsidDel="00F5079F">
          <w:rPr>
            <w:rFonts w:ascii="Times New Roman" w:hAnsi="Times New Roman"/>
            <w:lang w:eastAsia="x-none"/>
          </w:rPr>
          <w:delText xml:space="preserve">this </w:delText>
        </w:r>
      </w:del>
      <w:r w:rsidR="007812EC" w:rsidRPr="002C0E60">
        <w:rPr>
          <w:rFonts w:ascii="Times New Roman" w:hAnsi="Times New Roman"/>
          <w:lang w:eastAsia="x-none"/>
        </w:rPr>
        <w:t xml:space="preserve">is an alternative method </w:t>
      </w:r>
      <w:r w:rsidR="00547953">
        <w:rPr>
          <w:rFonts w:ascii="Times New Roman" w:hAnsi="Times New Roman"/>
          <w:lang w:eastAsia="x-none"/>
        </w:rPr>
        <w:t xml:space="preserve">and </w:t>
      </w:r>
      <w:r w:rsidR="00F56010">
        <w:rPr>
          <w:rFonts w:ascii="Times New Roman" w:hAnsi="Times New Roman"/>
          <w:lang w:eastAsia="x-none"/>
        </w:rPr>
        <w:t>is not a replacement for</w:t>
      </w:r>
      <w:r w:rsidR="007812EC" w:rsidRPr="002C0E60">
        <w:rPr>
          <w:rFonts w:ascii="Times New Roman" w:hAnsi="Times New Roman"/>
          <w:lang w:eastAsia="x-none"/>
        </w:rPr>
        <w:t xml:space="preserve"> multiple </w:t>
      </w:r>
      <w:r w:rsidR="00460623" w:rsidRPr="002C0E60">
        <w:rPr>
          <w:rFonts w:ascii="Times New Roman" w:hAnsi="Times New Roman"/>
          <w:lang w:eastAsia="x-none"/>
        </w:rPr>
        <w:t>imputation</w:t>
      </w:r>
      <w:r w:rsidR="007812EC" w:rsidRPr="002C0E60">
        <w:rPr>
          <w:rFonts w:ascii="Times New Roman" w:hAnsi="Times New Roman"/>
          <w:lang w:eastAsia="x-none"/>
        </w:rPr>
        <w:t>.</w:t>
      </w:r>
      <w:del w:id="1103" w:author="Shinichi Nakagawa" w:date="2022-02-13T14:06:00Z">
        <w:r w:rsidR="007812EC" w:rsidRPr="002C0E60" w:rsidDel="00D7309D">
          <w:rPr>
            <w:rFonts w:ascii="Times New Roman" w:hAnsi="Times New Roman"/>
            <w:lang w:eastAsia="x-none"/>
          </w:rPr>
          <w:delText xml:space="preserve"> However, we believe, our proposed method is </w:delText>
        </w:r>
        <w:r w:rsidR="00460623" w:rsidRPr="002C0E60" w:rsidDel="00D7309D">
          <w:rPr>
            <w:rFonts w:ascii="Times New Roman" w:hAnsi="Times New Roman"/>
            <w:lang w:eastAsia="x-none"/>
          </w:rPr>
          <w:delText>easier to implement</w:delText>
        </w:r>
        <w:r w:rsidR="00F9362B" w:rsidRPr="002C0E60" w:rsidDel="00D7309D">
          <w:rPr>
            <w:rFonts w:ascii="Times New Roman" w:hAnsi="Times New Roman"/>
            <w:lang w:eastAsia="x-none"/>
          </w:rPr>
          <w:delText xml:space="preserve"> and readily extendable to complex models as we showed abov</w:delText>
        </w:r>
      </w:del>
      <w:ins w:id="1104" w:author="Shinichi Nakagawa" w:date="2022-02-13T14:06:00Z">
        <w:r>
          <w:rPr>
            <w:rFonts w:ascii="Times New Roman" w:hAnsi="Times New Roman"/>
            <w:lang w:eastAsia="x-none"/>
          </w:rPr>
          <w:t xml:space="preserve"> Indeed, </w:t>
        </w:r>
      </w:ins>
      <w:del w:id="1105" w:author="Shinichi Nakagawa" w:date="2022-02-13T14:06:00Z">
        <w:r w:rsidR="00F9362B" w:rsidRPr="002C0E60" w:rsidDel="00D7309D">
          <w:rPr>
            <w:rFonts w:ascii="Times New Roman" w:hAnsi="Times New Roman"/>
            <w:lang w:eastAsia="x-none"/>
          </w:rPr>
          <w:delText>e</w:delText>
        </w:r>
      </w:del>
      <w:ins w:id="1106" w:author="Shinichi Nakagawa" w:date="2022-02-13T14:06:00Z">
        <w:r>
          <w:rPr>
            <w:rFonts w:ascii="Times New Roman" w:hAnsi="Times New Roman"/>
            <w:lang w:eastAsia="x-none"/>
          </w:rPr>
          <w:t>i</w:t>
        </w:r>
      </w:ins>
      <w:ins w:id="1107" w:author="Shinichi Nakagawa" w:date="2022-02-13T14:05:00Z">
        <w:r>
          <w:rPr>
            <w:rFonts w:ascii="Times New Roman" w:hAnsi="Times New Roman"/>
            <w:lang w:eastAsia="x-none"/>
          </w:rPr>
          <w:t xml:space="preserve">f there are missing values in moderators, the only way to deal with such missing data is to use multiple imputation. </w:t>
        </w:r>
      </w:ins>
      <w:ins w:id="1108" w:author="Shinichi Nakagawa" w:date="2022-02-13T14:06:00Z">
        <w:r w:rsidRPr="002C0E60">
          <w:rPr>
            <w:rFonts w:ascii="Times New Roman" w:hAnsi="Times New Roman"/>
            <w:lang w:eastAsia="x-none"/>
          </w:rPr>
          <w:t>However, we believe, our proposed method</w:t>
        </w:r>
      </w:ins>
      <w:ins w:id="1109" w:author="Shinichi Nakagawa" w:date="2022-02-15T06:42:00Z">
        <w:r w:rsidR="00015C2E">
          <w:rPr>
            <w:rFonts w:ascii="Times New Roman" w:hAnsi="Times New Roman"/>
            <w:lang w:eastAsia="x-none"/>
          </w:rPr>
          <w:t xml:space="preserve"> (i.e.</w:t>
        </w:r>
      </w:ins>
      <w:ins w:id="1110" w:author="Shinichi Nakagawa" w:date="2022-02-15T06:43:00Z">
        <w:r w:rsidR="00EB6E06">
          <w:rPr>
            <w:rFonts w:ascii="Times New Roman" w:hAnsi="Times New Roman"/>
            <w:lang w:eastAsia="x-none"/>
          </w:rPr>
          <w:t>,</w:t>
        </w:r>
      </w:ins>
      <w:ins w:id="1111" w:author="Shinichi Nakagawa" w:date="2022-02-15T06:42:00Z">
        <w:r w:rsidR="00015C2E">
          <w:rPr>
            <w:rFonts w:ascii="Times New Roman" w:hAnsi="Times New Roman"/>
            <w:lang w:eastAsia="x-none"/>
          </w:rPr>
          <w:t xml:space="preserve"> Method </w:t>
        </w:r>
      </w:ins>
      <w:ins w:id="1112" w:author="Shinichi Nakagawa" w:date="2022-02-15T06:43:00Z">
        <w:r w:rsidR="00015C2E">
          <w:rPr>
            <w:rFonts w:ascii="Times New Roman" w:hAnsi="Times New Roman"/>
            <w:lang w:eastAsia="x-none"/>
          </w:rPr>
          <w:t>1B)</w:t>
        </w:r>
      </w:ins>
      <w:ins w:id="1113" w:author="Shinichi Nakagawa" w:date="2022-02-13T14:06:00Z">
        <w:r w:rsidRPr="002C0E60">
          <w:rPr>
            <w:rFonts w:ascii="Times New Roman" w:hAnsi="Times New Roman"/>
            <w:lang w:eastAsia="x-none"/>
          </w:rPr>
          <w:t xml:space="preserve"> is easier to implement and readily extendable to complex models</w:t>
        </w:r>
        <w:r>
          <w:rPr>
            <w:rFonts w:ascii="Times New Roman" w:hAnsi="Times New Roman"/>
            <w:lang w:eastAsia="x-none"/>
          </w:rPr>
          <w:t>,</w:t>
        </w:r>
        <w:r w:rsidRPr="002C0E60">
          <w:rPr>
            <w:rFonts w:ascii="Times New Roman" w:hAnsi="Times New Roman"/>
            <w:lang w:eastAsia="x-none"/>
          </w:rPr>
          <w:t xml:space="preserve"> as we showed above</w:t>
        </w:r>
        <w:r>
          <w:rPr>
            <w:rFonts w:ascii="Times New Roman" w:hAnsi="Times New Roman"/>
            <w:lang w:eastAsia="x-none"/>
          </w:rPr>
          <w:t xml:space="preserve">, </w:t>
        </w:r>
      </w:ins>
      <w:ins w:id="1114" w:author="Shinichi Nakagawa" w:date="2022-02-13T14:07:00Z">
        <w:r>
          <w:rPr>
            <w:rFonts w:ascii="Times New Roman" w:hAnsi="Times New Roman"/>
            <w:lang w:eastAsia="x-none"/>
          </w:rPr>
          <w:t>especially</w:t>
        </w:r>
      </w:ins>
      <w:ins w:id="1115" w:author="Shinichi Nakagawa" w:date="2022-02-13T14:06:00Z">
        <w:r>
          <w:rPr>
            <w:rFonts w:ascii="Times New Roman" w:hAnsi="Times New Roman"/>
            <w:lang w:eastAsia="x-none"/>
          </w:rPr>
          <w:t xml:space="preserve"> when we </w:t>
        </w:r>
      </w:ins>
      <w:ins w:id="1116" w:author="Shinichi Nakagawa" w:date="2022-02-13T14:08:00Z">
        <w:r>
          <w:rPr>
            <w:rFonts w:ascii="Times New Roman" w:hAnsi="Times New Roman"/>
            <w:lang w:eastAsia="x-none"/>
          </w:rPr>
          <w:t xml:space="preserve">do not have any missing data in </w:t>
        </w:r>
      </w:ins>
      <w:ins w:id="1117" w:author="Shinichi Nakagawa" w:date="2022-02-13T14:22:00Z">
        <w:r w:rsidR="00082455">
          <w:rPr>
            <w:rFonts w:ascii="Times New Roman" w:hAnsi="Times New Roman"/>
            <w:lang w:eastAsia="x-none"/>
          </w:rPr>
          <w:t>moderators</w:t>
        </w:r>
      </w:ins>
      <w:ins w:id="1118" w:author="Shinichi Nakagawa" w:date="2022-02-13T14:08:00Z">
        <w:r>
          <w:rPr>
            <w:rFonts w:ascii="Times New Roman" w:hAnsi="Times New Roman"/>
            <w:lang w:eastAsia="x-none"/>
          </w:rPr>
          <w:t xml:space="preserve"> or are</w:t>
        </w:r>
      </w:ins>
      <w:ins w:id="1119" w:author="Shinichi Nakagawa" w:date="2022-02-13T14:06:00Z">
        <w:r>
          <w:rPr>
            <w:rFonts w:ascii="Times New Roman" w:hAnsi="Times New Roman"/>
            <w:lang w:eastAsia="x-none"/>
          </w:rPr>
          <w:t xml:space="preserve"> less concerned about missing data in moderators</w:t>
        </w:r>
      </w:ins>
      <w:ins w:id="1120" w:author="Shinichi Nakagawa" w:date="2022-02-13T14:07:00Z">
        <w:r>
          <w:rPr>
            <w:rFonts w:ascii="Times New Roman" w:hAnsi="Times New Roman"/>
            <w:lang w:eastAsia="x-none"/>
          </w:rPr>
          <w:t xml:space="preserve">. </w:t>
        </w:r>
      </w:ins>
      <w:ins w:id="1121" w:author="Shinichi Nakagawa" w:date="2022-02-15T06:43:00Z">
        <w:r w:rsidR="00EB6E06">
          <w:rPr>
            <w:rFonts w:ascii="Times New Roman" w:hAnsi="Times New Roman"/>
            <w:lang w:eastAsia="x-none"/>
          </w:rPr>
          <w:t xml:space="preserve">We wish </w:t>
        </w:r>
        <w:r w:rsidR="006F4CC9">
          <w:rPr>
            <w:rFonts w:ascii="Times New Roman" w:hAnsi="Times New Roman"/>
            <w:lang w:eastAsia="x-none"/>
          </w:rPr>
          <w:t>meta-</w:t>
        </w:r>
      </w:ins>
      <w:ins w:id="1122" w:author="Shinichi Nakagawa" w:date="2022-02-15T06:44:00Z">
        <w:r w:rsidR="006F4CC9">
          <w:rPr>
            <w:rFonts w:ascii="Times New Roman" w:hAnsi="Times New Roman"/>
            <w:lang w:eastAsia="x-none"/>
          </w:rPr>
          <w:t>analysts</w:t>
        </w:r>
      </w:ins>
      <w:ins w:id="1123" w:author="Shinichi Nakagawa" w:date="2022-02-15T06:43:00Z">
        <w:r w:rsidR="006F4CC9">
          <w:rPr>
            <w:rFonts w:ascii="Times New Roman" w:hAnsi="Times New Roman"/>
            <w:lang w:eastAsia="x-none"/>
          </w:rPr>
          <w:t xml:space="preserve"> in ecology and evolution will start</w:t>
        </w:r>
      </w:ins>
      <w:ins w:id="1124" w:author="Shinichi Nakagawa" w:date="2022-02-15T06:44:00Z">
        <w:r w:rsidR="006F4CC9">
          <w:rPr>
            <w:rFonts w:ascii="Times New Roman" w:hAnsi="Times New Roman"/>
            <w:lang w:eastAsia="x-none"/>
          </w:rPr>
          <w:t xml:space="preserve"> </w:t>
        </w:r>
        <w:r w:rsidR="00FC7FF6">
          <w:rPr>
            <w:rFonts w:ascii="Times New Roman" w:hAnsi="Times New Roman"/>
            <w:lang w:eastAsia="x-none"/>
          </w:rPr>
          <w:t>adopting this new method</w:t>
        </w:r>
      </w:ins>
      <w:ins w:id="1125" w:author="Shinichi Nakagawa" w:date="2022-02-15T07:18:00Z">
        <w:r w:rsidR="00916C90">
          <w:rPr>
            <w:rFonts w:ascii="Times New Roman" w:hAnsi="Times New Roman"/>
            <w:lang w:eastAsia="x-none"/>
          </w:rPr>
          <w:t xml:space="preserve"> (Method 1B)</w:t>
        </w:r>
      </w:ins>
      <w:ins w:id="1126" w:author="Shinichi Nakagawa" w:date="2022-02-15T06:44:00Z">
        <w:r w:rsidR="00FC7FF6">
          <w:rPr>
            <w:rFonts w:ascii="Times New Roman" w:hAnsi="Times New Roman"/>
            <w:lang w:eastAsia="x-none"/>
          </w:rPr>
          <w:t xml:space="preserve"> to improve their meta-analytic estimation</w:t>
        </w:r>
      </w:ins>
      <w:ins w:id="1127" w:author="Shinichi Nakagawa" w:date="2022-02-15T07:22:00Z">
        <w:r w:rsidR="0086398F">
          <w:rPr>
            <w:rFonts w:ascii="Times New Roman" w:hAnsi="Times New Roman"/>
            <w:lang w:eastAsia="x-none"/>
          </w:rPr>
          <w:t>, while</w:t>
        </w:r>
      </w:ins>
      <w:ins w:id="1128" w:author="Shinichi Nakagawa" w:date="2022-02-15T07:18:00Z">
        <w:r w:rsidR="00DE4605">
          <w:rPr>
            <w:rFonts w:ascii="Times New Roman" w:hAnsi="Times New Roman"/>
            <w:lang w:eastAsia="x-none"/>
          </w:rPr>
          <w:t xml:space="preserve"> </w:t>
        </w:r>
      </w:ins>
      <w:ins w:id="1129" w:author="Shinichi Nakagawa" w:date="2022-02-15T07:22:00Z">
        <w:r w:rsidR="0086398F">
          <w:rPr>
            <w:rFonts w:ascii="Times New Roman" w:hAnsi="Times New Roman"/>
            <w:lang w:eastAsia="x-none"/>
          </w:rPr>
          <w:t>checking</w:t>
        </w:r>
      </w:ins>
      <w:ins w:id="1130" w:author="Shinichi Nakagawa" w:date="2022-02-15T07:18:00Z">
        <w:r w:rsidR="00DE4605">
          <w:rPr>
            <w:rFonts w:ascii="Times New Roman" w:hAnsi="Times New Roman"/>
            <w:lang w:eastAsia="x-none"/>
          </w:rPr>
          <w:t xml:space="preserve"> the sensitivity of results using Method 1A</w:t>
        </w:r>
      </w:ins>
      <w:ins w:id="1131" w:author="Shinichi Nakagawa" w:date="2022-02-15T06:45:00Z">
        <w:r w:rsidR="00276D3F">
          <w:rPr>
            <w:rFonts w:ascii="Times New Roman" w:hAnsi="Times New Roman"/>
            <w:lang w:eastAsia="x-none"/>
          </w:rPr>
          <w:t xml:space="preserve">. </w:t>
        </w:r>
        <w:r w:rsidR="00A17F4D">
          <w:rPr>
            <w:rFonts w:ascii="Times New Roman" w:hAnsi="Times New Roman"/>
            <w:lang w:eastAsia="x-none"/>
          </w:rPr>
          <w:t xml:space="preserve">We also remind that </w:t>
        </w:r>
      </w:ins>
      <w:ins w:id="1132" w:author="Shinichi Nakagawa" w:date="2022-02-15T06:46:00Z">
        <w:r w:rsidR="00CE7EB5">
          <w:rPr>
            <w:rFonts w:ascii="Times New Roman" w:hAnsi="Times New Roman"/>
            <w:lang w:eastAsia="x-none"/>
          </w:rPr>
          <w:t xml:space="preserve">we have provided </w:t>
        </w:r>
        <w:r w:rsidR="000B5FA0">
          <w:rPr>
            <w:rFonts w:ascii="Times New Roman" w:hAnsi="Times New Roman"/>
            <w:lang w:eastAsia="x-none"/>
          </w:rPr>
          <w:t xml:space="preserve">easy-to-follow examples and the function to calculate </w:t>
        </w:r>
      </w:ins>
      <w:ins w:id="1133" w:author="Shinichi Nakagawa" w:date="2022-02-15T06:47:00Z">
        <w:r w:rsidR="000B5FA0">
          <w:rPr>
            <w:rFonts w:ascii="Times New Roman" w:hAnsi="Times New Roman"/>
            <w:lang w:eastAsia="x-none"/>
          </w:rPr>
          <w:t>pooled CV</w:t>
        </w:r>
        <w:r w:rsidR="000B5FA0">
          <w:rPr>
            <w:rFonts w:ascii="Times New Roman" w:hAnsi="Times New Roman"/>
            <w:vertAlign w:val="superscript"/>
            <w:lang w:eastAsia="x-none"/>
          </w:rPr>
          <w:t>2</w:t>
        </w:r>
        <w:r w:rsidR="006631A3">
          <w:rPr>
            <w:rFonts w:ascii="Times New Roman" w:hAnsi="Times New Roman"/>
            <w:lang w:eastAsia="x-none"/>
          </w:rPr>
          <w:t xml:space="preserve"> to </w:t>
        </w:r>
      </w:ins>
      <w:ins w:id="1134" w:author="Shinichi Nakagawa" w:date="2022-02-15T07:05:00Z">
        <w:r w:rsidR="00F64C5B">
          <w:rPr>
            <w:rFonts w:ascii="Times New Roman" w:hAnsi="Times New Roman"/>
            <w:lang w:eastAsia="x-none"/>
          </w:rPr>
          <w:t>facilitate</w:t>
        </w:r>
      </w:ins>
      <w:ins w:id="1135" w:author="Shinichi Nakagawa" w:date="2022-02-15T06:47:00Z">
        <w:r w:rsidR="006631A3">
          <w:rPr>
            <w:rFonts w:ascii="Times New Roman" w:hAnsi="Times New Roman"/>
            <w:lang w:eastAsia="x-none"/>
          </w:rPr>
          <w:t xml:space="preserve"> adoption</w:t>
        </w:r>
      </w:ins>
      <w:ins w:id="1136" w:author="Shinichi Nakagawa" w:date="2022-02-15T06:46:00Z">
        <w:r w:rsidR="000B5FA0">
          <w:rPr>
            <w:rFonts w:ascii="Times New Roman" w:hAnsi="Times New Roman"/>
            <w:lang w:eastAsia="x-none"/>
          </w:rPr>
          <w:t xml:space="preserve"> in Supporting Information.</w:t>
        </w:r>
      </w:ins>
      <w:ins w:id="1137" w:author="Shinichi Nakagawa" w:date="2022-02-15T06:43:00Z">
        <w:r w:rsidR="006F4CC9">
          <w:rPr>
            <w:rFonts w:ascii="Times New Roman" w:hAnsi="Times New Roman"/>
            <w:lang w:eastAsia="x-none"/>
          </w:rPr>
          <w:t xml:space="preserve"> </w:t>
        </w:r>
      </w:ins>
      <w:del w:id="1138" w:author="Shinichi Nakagawa" w:date="2022-02-13T14:04:00Z">
        <w:r w:rsidR="00460623" w:rsidRPr="002C0E60" w:rsidDel="00D7309D">
          <w:rPr>
            <w:rFonts w:ascii="Times New Roman" w:hAnsi="Times New Roman"/>
            <w:lang w:eastAsia="x-none"/>
          </w:rPr>
          <w:delText xml:space="preserve">. </w:delText>
        </w:r>
      </w:del>
    </w:p>
    <w:p w14:paraId="6D5C95D9" w14:textId="30AA18CF" w:rsidR="00D7309D" w:rsidRPr="002C0E60" w:rsidDel="00D7309D" w:rsidRDefault="00D7309D" w:rsidP="00495231">
      <w:pPr>
        <w:spacing w:line="480" w:lineRule="auto"/>
        <w:contextualSpacing/>
        <w:rPr>
          <w:del w:id="1139" w:author="Shinichi Nakagawa" w:date="2022-02-13T14:08:00Z"/>
          <w:rFonts w:ascii="Times New Roman" w:hAnsi="Times New Roman"/>
          <w:lang w:eastAsia="x-none"/>
        </w:rPr>
      </w:pPr>
    </w:p>
    <w:p w14:paraId="2F09F5B6" w14:textId="0C8BDE82" w:rsidR="00240CC1" w:rsidRDefault="00240CC1" w:rsidP="00495231">
      <w:pPr>
        <w:spacing w:line="480" w:lineRule="auto"/>
        <w:contextualSpacing/>
        <w:rPr>
          <w:rFonts w:ascii="Times New Roman" w:hAnsi="Times New Roman"/>
          <w:lang w:eastAsia="x-none"/>
        </w:rPr>
      </w:pPr>
    </w:p>
    <w:p w14:paraId="6CE3C8F0" w14:textId="0380DA38" w:rsidR="00543FDD" w:rsidRPr="00CE5488" w:rsidDel="00916C90" w:rsidRDefault="00543FDD" w:rsidP="00495231">
      <w:pPr>
        <w:spacing w:line="480" w:lineRule="auto"/>
        <w:contextualSpacing/>
        <w:rPr>
          <w:del w:id="1140" w:author="Shinichi Nakagawa" w:date="2022-02-15T07:17:00Z"/>
          <w:rFonts w:ascii="Times New Roman" w:hAnsi="Times New Roman"/>
          <w:b/>
          <w:lang w:eastAsia="x-none"/>
        </w:rPr>
      </w:pPr>
      <w:commentRangeStart w:id="1141"/>
      <w:del w:id="1142" w:author="Shinichi Nakagawa" w:date="2022-02-15T07:17:00Z">
        <w:r w:rsidRPr="00CE5488" w:rsidDel="00916C90">
          <w:rPr>
            <w:rFonts w:ascii="Times New Roman" w:hAnsi="Times New Roman"/>
            <w:b/>
            <w:lang w:eastAsia="x-none"/>
          </w:rPr>
          <w:lastRenderedPageBreak/>
          <w:delText>Assumptions</w:delText>
        </w:r>
      </w:del>
    </w:p>
    <w:p w14:paraId="2AA50D10" w14:textId="0ACAF8DF" w:rsidR="00CE5488" w:rsidDel="00916C90" w:rsidRDefault="00543FDD" w:rsidP="00495231">
      <w:pPr>
        <w:spacing w:line="480" w:lineRule="auto"/>
        <w:contextualSpacing/>
        <w:rPr>
          <w:del w:id="1143" w:author="Shinichi Nakagawa" w:date="2022-02-15T07:17:00Z"/>
          <w:rFonts w:ascii="Times New Roman" w:hAnsi="Times New Roman"/>
          <w:sz w:val="22"/>
        </w:rPr>
      </w:pPr>
      <w:del w:id="1144" w:author="Shinichi Nakagawa" w:date="2022-02-15T07:17:00Z">
        <w:r w:rsidRPr="00CE5488" w:rsidDel="00916C90">
          <w:rPr>
            <w:rFonts w:ascii="Times New Roman" w:hAnsi="Times New Roman"/>
            <w:sz w:val="22"/>
          </w:rPr>
          <w:delText xml:space="preserve">Using cross-study average </w:delText>
        </w:r>
      </w:del>
      <w:del w:id="1145" w:author="Shinichi Nakagawa" w:date="2022-02-13T13:47:00Z">
        <w:r w:rsidR="00CE5488" w:rsidRPr="00CE5488" w:rsidDel="00F5079F">
          <w:rPr>
            <w:rFonts w:ascii="Times New Roman" w:hAnsi="Times New Roman"/>
            <w:sz w:val="22"/>
          </w:rPr>
          <w:delText>s</w:delText>
        </w:r>
      </w:del>
      <w:del w:id="1146" w:author="Shinichi Nakagawa" w:date="2022-02-15T07:17:00Z">
        <w:r w:rsidR="00CE5488" w:rsidRPr="00CE5488" w:rsidDel="00916C90">
          <w:rPr>
            <w:rFonts w:ascii="Times New Roman" w:hAnsi="Times New Roman"/>
            <w:sz w:val="22"/>
          </w:rPr>
          <w:delText>2</w:delText>
        </w:r>
        <w:r w:rsidR="00CE5488" w:rsidDel="00916C90">
          <w:rPr>
            <w:rFonts w:ascii="Times New Roman" w:hAnsi="Times New Roman"/>
            <w:sz w:val="22"/>
          </w:rPr>
          <w:delText xml:space="preserve"> </w:delText>
        </w:r>
        <w:r w:rsidRPr="00CE5488" w:rsidDel="00916C90">
          <w:rPr>
            <w:rFonts w:ascii="Times New Roman" w:hAnsi="Times New Roman"/>
            <w:sz w:val="22"/>
          </w:rPr>
          <w:delText xml:space="preserve">rests on the assumption that each study will have a </w:delText>
        </w:r>
      </w:del>
      <w:del w:id="1147" w:author="Shinichi Nakagawa" w:date="2022-02-13T13:47:00Z">
        <w:r w:rsidRPr="00CE5488" w:rsidDel="00F5079F">
          <w:rPr>
            <w:rFonts w:ascii="Times New Roman" w:hAnsi="Times New Roman"/>
            <w:sz w:val="22"/>
          </w:rPr>
          <w:delText>s</w:delText>
        </w:r>
      </w:del>
      <w:del w:id="1148" w:author="Shinichi Nakagawa" w:date="2022-02-15T07:17:00Z">
        <w:r w:rsidRPr="00CE5488" w:rsidDel="00916C90">
          <w:rPr>
            <w:rFonts w:ascii="Times New Roman" w:hAnsi="Times New Roman"/>
            <w:sz w:val="22"/>
          </w:rPr>
          <w:delText xml:space="preserve">2 reasonably represented by the cross-study average </w:delText>
        </w:r>
      </w:del>
      <w:del w:id="1149" w:author="Shinichi Nakagawa" w:date="2022-02-13T13:47:00Z">
        <w:r w:rsidRPr="00CE5488" w:rsidDel="00F5079F">
          <w:rPr>
            <w:rFonts w:ascii="Times New Roman" w:hAnsi="Times New Roman"/>
            <w:sz w:val="22"/>
          </w:rPr>
          <w:delText>s</w:delText>
        </w:r>
      </w:del>
      <w:del w:id="1150" w:author="Shinichi Nakagawa" w:date="2022-02-15T07:17:00Z">
        <w:r w:rsidRPr="00CE5488" w:rsidDel="00916C90">
          <w:rPr>
            <w:rFonts w:ascii="Times New Roman" w:hAnsi="Times New Roman"/>
            <w:sz w:val="22"/>
          </w:rPr>
          <w:delText xml:space="preserve">2. (Not appropriate </w:delText>
        </w:r>
        <w:r w:rsidR="00CE5488" w:rsidDel="00916C90">
          <w:rPr>
            <w:rFonts w:ascii="Times New Roman" w:hAnsi="Times New Roman"/>
            <w:sz w:val="22"/>
          </w:rPr>
          <w:delText xml:space="preserve">when combining </w:delText>
        </w:r>
        <w:r w:rsidRPr="00CE5488" w:rsidDel="00916C90">
          <w:rPr>
            <w:rFonts w:ascii="Times New Roman" w:hAnsi="Times New Roman"/>
            <w:sz w:val="22"/>
          </w:rPr>
          <w:delText>studies that vary wildly in design – for the same reasons outlined in Osenberg 199</w:delText>
        </w:r>
        <w:r w:rsidR="00CE5488" w:rsidDel="00916C90">
          <w:rPr>
            <w:rFonts w:ascii="Times New Roman" w:hAnsi="Times New Roman"/>
            <w:sz w:val="22"/>
          </w:rPr>
          <w:delText>X</w:delText>
        </w:r>
        <w:r w:rsidRPr="00CE5488" w:rsidDel="00916C90">
          <w:rPr>
            <w:rFonts w:ascii="Times New Roman" w:hAnsi="Times New Roman"/>
            <w:sz w:val="22"/>
          </w:rPr>
          <w:delText>.)</w:delText>
        </w:r>
        <w:commentRangeEnd w:id="1141"/>
        <w:r w:rsidR="00F94DB6" w:rsidDel="00916C90">
          <w:rPr>
            <w:rStyle w:val="CommentReference"/>
          </w:rPr>
          <w:commentReference w:id="1141"/>
        </w:r>
      </w:del>
    </w:p>
    <w:p w14:paraId="452D469D" w14:textId="12A9B706" w:rsidR="00CE5488" w:rsidDel="00D64AE9" w:rsidRDefault="00CE5488" w:rsidP="00495231">
      <w:pPr>
        <w:spacing w:line="480" w:lineRule="auto"/>
        <w:contextualSpacing/>
        <w:rPr>
          <w:del w:id="1151" w:author="Shinichi Nakagawa" w:date="2022-02-13T14:08:00Z"/>
          <w:rFonts w:ascii="Times New Roman" w:hAnsi="Times New Roman"/>
          <w:sz w:val="22"/>
        </w:rPr>
      </w:pPr>
    </w:p>
    <w:p w14:paraId="72427DF1" w14:textId="24790DF7" w:rsidR="00CE5488" w:rsidRPr="00495231" w:rsidDel="00D64AE9" w:rsidRDefault="00CE5488" w:rsidP="00495231">
      <w:pPr>
        <w:spacing w:line="480" w:lineRule="auto"/>
        <w:contextualSpacing/>
        <w:rPr>
          <w:del w:id="1152" w:author="Shinichi Nakagawa" w:date="2022-02-13T14:08:00Z"/>
          <w:rFonts w:ascii="Times New Roman" w:hAnsi="Times New Roman"/>
          <w:b/>
          <w:sz w:val="22"/>
        </w:rPr>
      </w:pPr>
      <w:commentRangeStart w:id="1153"/>
      <w:del w:id="1154" w:author="Shinichi Nakagawa" w:date="2022-02-13T14:08:00Z">
        <w:r w:rsidRPr="00495231" w:rsidDel="00D64AE9">
          <w:rPr>
            <w:rFonts w:ascii="Times New Roman" w:hAnsi="Times New Roman"/>
            <w:b/>
            <w:sz w:val="22"/>
          </w:rPr>
          <w:delText>Caveat</w:delText>
        </w:r>
        <w:r w:rsidR="00E52A40" w:rsidDel="00D64AE9">
          <w:rPr>
            <w:rFonts w:ascii="Times New Roman" w:hAnsi="Times New Roman"/>
            <w:b/>
            <w:sz w:val="22"/>
          </w:rPr>
          <w:delText>s</w:delText>
        </w:r>
      </w:del>
    </w:p>
    <w:p w14:paraId="7B48370A" w14:textId="771D1DB5" w:rsidR="00CE5488" w:rsidRPr="00CE5488" w:rsidDel="00D64AE9" w:rsidRDefault="00CE5488" w:rsidP="00495231">
      <w:pPr>
        <w:spacing w:line="480" w:lineRule="auto"/>
        <w:contextualSpacing/>
        <w:rPr>
          <w:del w:id="1155" w:author="Shinichi Nakagawa" w:date="2022-02-13T14:08:00Z"/>
          <w:rFonts w:ascii="Times New Roman" w:hAnsi="Times New Roman"/>
          <w:sz w:val="22"/>
        </w:rPr>
      </w:pPr>
      <w:del w:id="1156" w:author="Shinichi Nakagawa" w:date="2022-02-13T14:08:00Z">
        <w:r w:rsidDel="00D64AE9">
          <w:rPr>
            <w:rFonts w:ascii="Times New Roman" w:hAnsi="Times New Roman"/>
            <w:sz w:val="22"/>
          </w:rPr>
          <w:delText xml:space="preserve">Without SD, one cannot compute Geary’s test (Lajeunesse’s adjusted version) </w:delText>
        </w:r>
        <w:r w:rsidRPr="00CE5488" w:rsidDel="00D64AE9">
          <w:rPr>
            <w:rFonts w:ascii="Times New Roman" w:hAnsi="Times New Roman"/>
            <w:sz w:val="22"/>
          </w:rPr>
          <w:delText>to detect problematic effect sizes</w:delText>
        </w:r>
        <w:r w:rsidR="00E52A40" w:rsidDel="00D64AE9">
          <w:rPr>
            <w:rFonts w:ascii="Times New Roman" w:hAnsi="Times New Roman"/>
            <w:sz w:val="22"/>
          </w:rPr>
          <w:delText xml:space="preserve">. How might analysts avoid this without SD information? </w:delText>
        </w:r>
        <w:commentRangeEnd w:id="1153"/>
        <w:r w:rsidR="00B56814" w:rsidDel="00D64AE9">
          <w:rPr>
            <w:rStyle w:val="CommentReference"/>
          </w:rPr>
          <w:commentReference w:id="1153"/>
        </w:r>
      </w:del>
    </w:p>
    <w:p w14:paraId="34FD1B37"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ACKNOWLEDGEMENTS</w:t>
      </w:r>
    </w:p>
    <w:p w14:paraId="6D09E3F8" w14:textId="4621D8CC" w:rsidR="003C4465" w:rsidRPr="002C0E60" w:rsidRDefault="003C4465" w:rsidP="00F0780C">
      <w:pPr>
        <w:spacing w:line="480" w:lineRule="auto"/>
        <w:contextualSpacing/>
        <w:rPr>
          <w:rFonts w:ascii="Times New Roman" w:hAnsi="Times New Roman"/>
        </w:rPr>
      </w:pPr>
      <w:r w:rsidRPr="002C0E60">
        <w:rPr>
          <w:rFonts w:ascii="Times New Roman" w:hAnsi="Times New Roman"/>
        </w:rPr>
        <w:t xml:space="preserve">SN, </w:t>
      </w:r>
      <w:r w:rsidR="00C64F86" w:rsidRPr="002C0E60">
        <w:rPr>
          <w:rFonts w:ascii="Times New Roman" w:hAnsi="Times New Roman"/>
        </w:rPr>
        <w:t>….</w:t>
      </w:r>
      <w:r w:rsidR="00240CC1" w:rsidRPr="002C0E60">
        <w:rPr>
          <w:rFonts w:ascii="Times New Roman" w:hAnsi="Times New Roman"/>
        </w:rPr>
        <w:t xml:space="preserve"> </w:t>
      </w:r>
      <w:r w:rsidRPr="002C0E60">
        <w:rPr>
          <w:rFonts w:ascii="Times New Roman" w:hAnsi="Times New Roman"/>
        </w:rPr>
        <w:t xml:space="preserve">were supported by an ARC (Australian Research Council) Discovery grant (DP200100367). </w:t>
      </w:r>
    </w:p>
    <w:p w14:paraId="2F7B9CE0"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AUTHORS’ CONTRIBUTIONS</w:t>
      </w:r>
    </w:p>
    <w:p w14:paraId="343E19EA" w14:textId="77777777" w:rsidR="003C4465" w:rsidRPr="002C0E60" w:rsidRDefault="003C4465" w:rsidP="00F0780C">
      <w:pPr>
        <w:spacing w:line="480" w:lineRule="auto"/>
        <w:contextualSpacing/>
        <w:rPr>
          <w:rFonts w:ascii="Times New Roman" w:hAnsi="Times New Roman"/>
          <w:lang w:eastAsia="x-none"/>
        </w:rPr>
      </w:pPr>
    </w:p>
    <w:p w14:paraId="4D74E5FF"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DATA AVAILABILITY</w:t>
      </w:r>
    </w:p>
    <w:p w14:paraId="18A84620" w14:textId="77777777" w:rsidR="003C4465" w:rsidRPr="002C0E60" w:rsidRDefault="003C4465" w:rsidP="00F0780C">
      <w:pPr>
        <w:spacing w:line="480" w:lineRule="auto"/>
        <w:contextualSpacing/>
        <w:rPr>
          <w:rFonts w:ascii="Times New Roman" w:hAnsi="Times New Roman"/>
          <w:lang w:eastAsia="x-none"/>
        </w:rPr>
      </w:pPr>
    </w:p>
    <w:p w14:paraId="40A73F8E"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REFERENCES</w:t>
      </w:r>
    </w:p>
    <w:p w14:paraId="1219CE73" w14:textId="367E42B3" w:rsidR="00234D4C" w:rsidRDefault="00234D4C" w:rsidP="00520952">
      <w:pPr>
        <w:spacing w:line="480" w:lineRule="auto"/>
        <w:contextualSpacing/>
        <w:rPr>
          <w:rFonts w:ascii="Times New Roman" w:hAnsi="Times New Roman"/>
        </w:rPr>
      </w:pPr>
    </w:p>
    <w:p w14:paraId="6E3B18D1" w14:textId="77777777" w:rsidR="002306F1" w:rsidRDefault="002306F1" w:rsidP="00520952">
      <w:pPr>
        <w:spacing w:line="480" w:lineRule="auto"/>
        <w:contextualSpacing/>
        <w:rPr>
          <w:rFonts w:ascii="Times New Roman" w:hAnsi="Times New Roman"/>
        </w:rPr>
      </w:pPr>
    </w:p>
    <w:p w14:paraId="6B4F01C9" w14:textId="77777777" w:rsidR="007E797D" w:rsidRDefault="007E797D" w:rsidP="00520952">
      <w:pPr>
        <w:spacing w:line="480" w:lineRule="auto"/>
        <w:contextualSpacing/>
        <w:rPr>
          <w:rFonts w:ascii="Times New Roman" w:hAnsi="Times New Roman"/>
        </w:rPr>
      </w:pPr>
    </w:p>
    <w:p w14:paraId="2AA5284E" w14:textId="77777777" w:rsidR="007E797D" w:rsidRDefault="007E797D" w:rsidP="00520952">
      <w:pPr>
        <w:spacing w:line="480" w:lineRule="auto"/>
        <w:contextualSpacing/>
        <w:rPr>
          <w:rFonts w:ascii="Times New Roman" w:hAnsi="Times New Roman"/>
        </w:rPr>
        <w:sectPr w:rsidR="007E797D" w:rsidSect="002116C0">
          <w:footerReference w:type="even" r:id="rId17"/>
          <w:footerReference w:type="default" r:id="rId18"/>
          <w:pgSz w:w="11900" w:h="16840"/>
          <w:pgMar w:top="1134" w:right="1134" w:bottom="1134" w:left="1134" w:header="709" w:footer="709" w:gutter="0"/>
          <w:lnNumType w:countBy="1" w:restart="continuous"/>
          <w:cols w:space="708"/>
          <w:docGrid w:linePitch="326"/>
        </w:sectPr>
      </w:pPr>
    </w:p>
    <w:p w14:paraId="33BC1C21" w14:textId="7F1F63CD" w:rsidR="007E797D" w:rsidRDefault="007E797D" w:rsidP="00520952">
      <w:pPr>
        <w:spacing w:line="480" w:lineRule="auto"/>
        <w:contextualSpacing/>
        <w:rPr>
          <w:rFonts w:ascii="Times New Roman" w:hAnsi="Times New Roman"/>
          <w:b/>
          <w:bCs/>
        </w:rPr>
      </w:pPr>
      <w:r w:rsidRPr="007E797D">
        <w:rPr>
          <w:rFonts w:ascii="Times New Roman" w:hAnsi="Times New Roman"/>
          <w:b/>
          <w:bCs/>
        </w:rPr>
        <w:lastRenderedPageBreak/>
        <w:t>Figure Legends</w:t>
      </w:r>
    </w:p>
    <w:p w14:paraId="2D2966DB" w14:textId="3CA6EEF3" w:rsidR="007E797D" w:rsidRDefault="007E797D" w:rsidP="00520952">
      <w:pPr>
        <w:spacing w:line="480" w:lineRule="auto"/>
        <w:contextualSpacing/>
        <w:rPr>
          <w:rFonts w:ascii="Times New Roman" w:hAnsi="Times New Roman"/>
          <w:b/>
          <w:bCs/>
        </w:rPr>
      </w:pPr>
      <w:r>
        <w:rPr>
          <w:rFonts w:ascii="Times New Roman" w:hAnsi="Times New Roman"/>
          <w:b/>
          <w:bCs/>
        </w:rPr>
        <w:t>Figure 1</w:t>
      </w:r>
    </w:p>
    <w:p w14:paraId="6B29A74F" w14:textId="17E94C63" w:rsidR="007E797D" w:rsidRPr="007E797D" w:rsidRDefault="007E797D"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effect under each simulated condition as a function of the method used to handle missing data (distribution assuming </w:t>
      </w:r>
      <w:del w:id="1157" w:author="Shinichi Nakagawa" w:date="2022-02-15T07:23:00Z">
        <w:r w:rsidDel="0086398F">
          <w:rPr>
            <w:rFonts w:ascii="Times New Roman" w:hAnsi="Times New Roman"/>
          </w:rPr>
          <w:delText xml:space="preserve">complete </w:delText>
        </w:r>
      </w:del>
      <w:ins w:id="1158" w:author="Shinichi Nakagawa" w:date="2022-02-15T07:23:00Z">
        <w:r w:rsidR="0086398F">
          <w:rPr>
            <w:rFonts w:ascii="Times New Roman" w:hAnsi="Times New Roman"/>
          </w:rPr>
          <w:t xml:space="preserve">full </w:t>
        </w:r>
      </w:ins>
      <w:r>
        <w:rPr>
          <w:rFonts w:ascii="Times New Roman" w:hAnsi="Times New Roman"/>
        </w:rPr>
        <w:t>data shown for reference). B. Pairwise correlations between degree of bias under each simulated condition for each method. C. Distribution of the difference between methods 1.1 and 1.2 in the absolute degree of bias under each condition (positive values indicate greater mean bias under method 1.1). D.</w:t>
      </w:r>
      <w:r w:rsidRPr="007E797D">
        <w:rPr>
          <w:rFonts w:ascii="Times New Roman" w:hAnsi="Times New Roman"/>
        </w:rPr>
        <w:t xml:space="preserve"> </w:t>
      </w:r>
      <w:r>
        <w:rPr>
          <w:rFonts w:ascii="Times New Roman" w:hAnsi="Times New Roman"/>
        </w:rPr>
        <w:t>Violin plot showing the distribution of range bias</w:t>
      </w:r>
      <w:r w:rsidR="00AE664E">
        <w:rPr>
          <w:rFonts w:ascii="Times New Roman" w:hAnsi="Times New Roman"/>
        </w:rPr>
        <w:t xml:space="preserve"> (log</w:t>
      </w:r>
      <w:r w:rsidR="00AE664E" w:rsidRPr="00AE664E">
        <w:rPr>
          <w:rFonts w:ascii="Times New Roman" w:hAnsi="Times New Roman"/>
          <w:vertAlign w:val="subscript"/>
        </w:rPr>
        <w:t>10</w:t>
      </w:r>
      <w:r w:rsidR="00AE664E">
        <w:rPr>
          <w:rFonts w:ascii="Times New Roman" w:hAnsi="Times New Roman"/>
        </w:rPr>
        <w:t xml:space="preserve"> transformed)</w:t>
      </w:r>
      <w:r>
        <w:rPr>
          <w:rFonts w:ascii="Times New Roman" w:hAnsi="Times New Roman"/>
        </w:rPr>
        <w:t xml:space="preserve"> in the estimated effect under each simulated condition as a function of the method used to handle missing data. </w:t>
      </w:r>
      <w:r w:rsidR="00F5116B">
        <w:rPr>
          <w:rFonts w:ascii="Times New Roman" w:hAnsi="Times New Roman"/>
        </w:rPr>
        <w:t xml:space="preserve">E. </w:t>
      </w:r>
      <w:r w:rsidR="00AE664E">
        <w:rPr>
          <w:rFonts w:ascii="Times New Roman" w:hAnsi="Times New Roman"/>
        </w:rPr>
        <w:t>Violin plot showing the distribution of range bias</w:t>
      </w:r>
      <w:r w:rsidR="00954FAC">
        <w:rPr>
          <w:rFonts w:ascii="Times New Roman" w:hAnsi="Times New Roman"/>
        </w:rPr>
        <w:t xml:space="preserve"> (log</w:t>
      </w:r>
      <w:r w:rsidR="00954FAC" w:rsidRPr="00AE664E">
        <w:rPr>
          <w:rFonts w:ascii="Times New Roman" w:hAnsi="Times New Roman"/>
          <w:vertAlign w:val="subscript"/>
        </w:rPr>
        <w:t>10</w:t>
      </w:r>
      <w:r w:rsidR="00954FAC">
        <w:rPr>
          <w:rFonts w:ascii="Times New Roman" w:hAnsi="Times New Roman"/>
        </w:rPr>
        <w:t xml:space="preserve"> transformed)</w:t>
      </w:r>
      <w:r w:rsidR="00AE664E">
        <w:rPr>
          <w:rFonts w:ascii="Times New Roman" w:hAnsi="Times New Roman"/>
        </w:rPr>
        <w:t xml:space="preserve"> in the estimated effect under each simulated condition as a function </w:t>
      </w:r>
      <w:r w:rsidR="00954FAC">
        <w:rPr>
          <w:rFonts w:ascii="Times New Roman" w:hAnsi="Times New Roman"/>
        </w:rPr>
        <w:t>of the degree of heterogeneity in SDs among studies and typical size of studies in the meta-analysis.</w:t>
      </w:r>
    </w:p>
    <w:p w14:paraId="3CC60B39" w14:textId="3185312C" w:rsidR="007E797D" w:rsidRDefault="007E797D" w:rsidP="00520952">
      <w:pPr>
        <w:spacing w:line="480" w:lineRule="auto"/>
        <w:contextualSpacing/>
        <w:rPr>
          <w:rFonts w:ascii="Times New Roman" w:hAnsi="Times New Roman"/>
          <w:b/>
          <w:bCs/>
        </w:rPr>
      </w:pPr>
    </w:p>
    <w:p w14:paraId="5DBC45A4" w14:textId="1959120B" w:rsidR="00E81407" w:rsidRPr="00E81407" w:rsidRDefault="00E81407" w:rsidP="00520952">
      <w:pPr>
        <w:spacing w:line="480" w:lineRule="auto"/>
        <w:contextualSpacing/>
        <w:rPr>
          <w:rFonts w:ascii="Times New Roman" w:hAnsi="Times New Roman"/>
          <w:b/>
          <w:bCs/>
        </w:rPr>
      </w:pPr>
      <w:r w:rsidRPr="00E81407">
        <w:rPr>
          <w:rFonts w:ascii="Times New Roman" w:hAnsi="Times New Roman"/>
          <w:b/>
          <w:bCs/>
        </w:rPr>
        <w:t>Figure 2</w:t>
      </w:r>
    </w:p>
    <w:p w14:paraId="5C370313" w14:textId="2245598B" w:rsidR="00E81407" w:rsidRDefault="00486ED6"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coverage of 95% CIs under each simulated condition as a function of the method used to handle missing data (distribution assuming </w:t>
      </w:r>
      <w:del w:id="1159" w:author="Shinichi Nakagawa" w:date="2022-02-15T07:23:00Z">
        <w:r w:rsidDel="0086398F">
          <w:rPr>
            <w:rFonts w:ascii="Times New Roman" w:hAnsi="Times New Roman"/>
          </w:rPr>
          <w:delText xml:space="preserve">complete </w:delText>
        </w:r>
      </w:del>
      <w:ins w:id="1160" w:author="Shinichi Nakagawa" w:date="2022-02-15T07:23:00Z">
        <w:r w:rsidR="0086398F">
          <w:rPr>
            <w:rFonts w:ascii="Times New Roman" w:hAnsi="Times New Roman"/>
          </w:rPr>
          <w:t xml:space="preserve">full </w:t>
        </w:r>
      </w:ins>
      <w:r>
        <w:rPr>
          <w:rFonts w:ascii="Times New Roman" w:hAnsi="Times New Roman"/>
        </w:rPr>
        <w:t xml:space="preserve">data shown for reference). </w:t>
      </w:r>
      <w:r w:rsidR="000A5E84">
        <w:rPr>
          <w:rFonts w:ascii="Times New Roman" w:hAnsi="Times New Roman"/>
        </w:rPr>
        <w:t>B. Violin plot showing the distribution of coverage under each simulated condition as a function of the simulated level of total heterogeneity and the ICC for study using method 1.1 to handle missing SDs.</w:t>
      </w:r>
      <w:r w:rsidR="00B933AE">
        <w:rPr>
          <w:rFonts w:ascii="Times New Roman" w:hAnsi="Times New Roman"/>
        </w:rPr>
        <w:t xml:space="preserve"> C. Violin plot showing the distribution of coverage under each simulated condition as a function of the simulated level of total heterogeneity and the ICC for study using method 1.2 to handle missing SDs.</w:t>
      </w:r>
    </w:p>
    <w:p w14:paraId="110A2F26" w14:textId="77777777" w:rsidR="00486ED6" w:rsidRDefault="00486ED6" w:rsidP="00520952">
      <w:pPr>
        <w:spacing w:line="480" w:lineRule="auto"/>
        <w:contextualSpacing/>
        <w:rPr>
          <w:rFonts w:ascii="Times New Roman" w:hAnsi="Times New Roman"/>
          <w:b/>
          <w:bCs/>
        </w:rPr>
      </w:pPr>
    </w:p>
    <w:p w14:paraId="55F3C313" w14:textId="68E2AF79" w:rsidR="00E81407" w:rsidRDefault="00E81407" w:rsidP="00520952">
      <w:pPr>
        <w:spacing w:line="480" w:lineRule="auto"/>
        <w:contextualSpacing/>
        <w:rPr>
          <w:rFonts w:ascii="Times New Roman" w:hAnsi="Times New Roman"/>
          <w:b/>
          <w:bCs/>
        </w:rPr>
      </w:pPr>
      <w:r>
        <w:rPr>
          <w:rFonts w:ascii="Times New Roman" w:hAnsi="Times New Roman"/>
          <w:b/>
          <w:bCs/>
        </w:rPr>
        <w:t>Figure 3</w:t>
      </w:r>
    </w:p>
    <w:p w14:paraId="41F28256" w14:textId="4CDB0ECC" w:rsidR="00E81407" w:rsidRPr="00E81407" w:rsidRDefault="00E80E5E"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heterogeneity under each simulated condition as a function of the method used to handle missing data (distribution assuming </w:t>
      </w:r>
      <w:del w:id="1161" w:author="Shinichi Nakagawa" w:date="2022-02-15T07:23:00Z">
        <w:r w:rsidDel="0086398F">
          <w:rPr>
            <w:rFonts w:ascii="Times New Roman" w:hAnsi="Times New Roman"/>
          </w:rPr>
          <w:delText xml:space="preserve">complete </w:delText>
        </w:r>
      </w:del>
      <w:ins w:id="1162" w:author="Shinichi Nakagawa" w:date="2022-02-15T07:23:00Z">
        <w:r w:rsidR="0086398F">
          <w:rPr>
            <w:rFonts w:ascii="Times New Roman" w:hAnsi="Times New Roman"/>
          </w:rPr>
          <w:t xml:space="preserve">full </w:t>
        </w:r>
      </w:ins>
      <w:r>
        <w:rPr>
          <w:rFonts w:ascii="Times New Roman" w:hAnsi="Times New Roman"/>
        </w:rPr>
        <w:t>data shown for reference). Bias in heterogeneity is calculated as the log</w:t>
      </w:r>
      <w:r w:rsidR="0082674D">
        <w:rPr>
          <w:rFonts w:ascii="Times New Roman" w:hAnsi="Times New Roman"/>
        </w:rPr>
        <w:t xml:space="preserve"> ratio of the estimated </w:t>
      </w:r>
      <w:r w:rsidR="0082674D">
        <w:rPr>
          <w:rFonts w:ascii="Times New Roman" w:hAnsi="Times New Roman"/>
        </w:rPr>
        <w:lastRenderedPageBreak/>
        <w:t xml:space="preserve">and </w:t>
      </w:r>
      <w:r w:rsidR="00D55180">
        <w:rPr>
          <w:rFonts w:ascii="Times New Roman" w:hAnsi="Times New Roman"/>
        </w:rPr>
        <w:t>parametrised</w:t>
      </w:r>
      <w:r w:rsidR="0082674D">
        <w:rPr>
          <w:rFonts w:ascii="Times New Roman" w:hAnsi="Times New Roman"/>
        </w:rPr>
        <w:t xml:space="preserve"> value</w:t>
      </w:r>
      <w:r>
        <w:rPr>
          <w:rFonts w:ascii="Times New Roman" w:hAnsi="Times New Roman"/>
        </w:rPr>
        <w:t xml:space="preserve">. B. </w:t>
      </w:r>
      <w:r w:rsidR="00D55180">
        <w:rPr>
          <w:rFonts w:ascii="Times New Roman" w:hAnsi="Times New Roman"/>
        </w:rPr>
        <w:t>Box plot showing the mean bias in estimated heterogeneity under each simulated condition as a function of the method used to handle missing data</w:t>
      </w:r>
      <w:r w:rsidR="00A560B8">
        <w:rPr>
          <w:rFonts w:ascii="Times New Roman" w:hAnsi="Times New Roman"/>
        </w:rPr>
        <w:t xml:space="preserve"> (colours as in panel A)</w:t>
      </w:r>
      <w:r w:rsidR="00D55180">
        <w:rPr>
          <w:rFonts w:ascii="Times New Roman" w:hAnsi="Times New Roman"/>
        </w:rPr>
        <w:t>, and the simulated level of heterogeneity</w:t>
      </w:r>
      <w:r>
        <w:rPr>
          <w:rFonts w:ascii="Times New Roman" w:hAnsi="Times New Roman"/>
        </w:rPr>
        <w:t xml:space="preserve">. </w:t>
      </w:r>
      <w:r w:rsidR="007423DC">
        <w:rPr>
          <w:rFonts w:ascii="Times New Roman" w:hAnsi="Times New Roman"/>
        </w:rPr>
        <w:t>C</w:t>
      </w:r>
      <w:r>
        <w:rPr>
          <w:rFonts w:ascii="Times New Roman" w:hAnsi="Times New Roman"/>
        </w:rPr>
        <w:t>.</w:t>
      </w:r>
      <w:r w:rsidRPr="007E797D">
        <w:rPr>
          <w:rFonts w:ascii="Times New Roman" w:hAnsi="Times New Roman"/>
        </w:rPr>
        <w:t xml:space="preserve"> </w:t>
      </w:r>
      <w:r>
        <w:rPr>
          <w:rFonts w:ascii="Times New Roman" w:hAnsi="Times New Roman"/>
        </w:rPr>
        <w:t>Violin plot showing the distribution of</w:t>
      </w:r>
      <w:r w:rsidR="007423DC">
        <w:rPr>
          <w:rFonts w:ascii="Times New Roman" w:hAnsi="Times New Roman"/>
        </w:rPr>
        <w:t xml:space="preserve"> the mean</w:t>
      </w:r>
      <w:r>
        <w:rPr>
          <w:rFonts w:ascii="Times New Roman" w:hAnsi="Times New Roman"/>
        </w:rPr>
        <w:t xml:space="preserve"> bias in the estimated </w:t>
      </w:r>
      <w:r w:rsidR="007423DC">
        <w:rPr>
          <w:rFonts w:ascii="Times New Roman" w:hAnsi="Times New Roman"/>
        </w:rPr>
        <w:t>ICC for study</w:t>
      </w:r>
      <w:r>
        <w:rPr>
          <w:rFonts w:ascii="Times New Roman" w:hAnsi="Times New Roman"/>
        </w:rPr>
        <w:t xml:space="preserve"> under each simulated condition as a function of the method used to handle missing data.</w:t>
      </w:r>
      <w:r w:rsidR="001436A1">
        <w:rPr>
          <w:rFonts w:ascii="Times New Roman" w:hAnsi="Times New Roman"/>
        </w:rPr>
        <w:t xml:space="preserve"> Bias in the ICC was calculated as the difference between the estimated and parameterised value.</w:t>
      </w:r>
      <w:r>
        <w:rPr>
          <w:rFonts w:ascii="Times New Roman" w:hAnsi="Times New Roman"/>
        </w:rPr>
        <w:t xml:space="preserve"> </w:t>
      </w:r>
      <w:r w:rsidR="007423DC">
        <w:rPr>
          <w:rFonts w:ascii="Times New Roman" w:hAnsi="Times New Roman"/>
        </w:rPr>
        <w:t>D</w:t>
      </w:r>
      <w:r>
        <w:rPr>
          <w:rFonts w:ascii="Times New Roman" w:hAnsi="Times New Roman"/>
        </w:rPr>
        <w:t xml:space="preserve">. </w:t>
      </w:r>
      <w:r w:rsidR="006C7F4D">
        <w:rPr>
          <w:rFonts w:ascii="Times New Roman" w:hAnsi="Times New Roman"/>
        </w:rPr>
        <w:t xml:space="preserve">Violin plot showing the distribution of the mean bias in the estimated ICC for study under each simulated condition as a function of the simulated level of total heterogeneity and the ICC for study using method 1.2 to handle missing </w:t>
      </w:r>
      <w:r w:rsidR="003E33E6">
        <w:rPr>
          <w:rFonts w:ascii="Times New Roman" w:hAnsi="Times New Roman"/>
        </w:rPr>
        <w:t>SDs</w:t>
      </w:r>
      <w:r w:rsidR="00203F7C">
        <w:rPr>
          <w:rFonts w:ascii="Times New Roman" w:hAnsi="Times New Roman"/>
        </w:rPr>
        <w:t>.</w:t>
      </w:r>
    </w:p>
    <w:p w14:paraId="55DB7ABB" w14:textId="77777777" w:rsidR="00E81407" w:rsidRDefault="00E81407" w:rsidP="00520952">
      <w:pPr>
        <w:spacing w:line="480" w:lineRule="auto"/>
        <w:contextualSpacing/>
        <w:rPr>
          <w:rFonts w:ascii="Times New Roman" w:hAnsi="Times New Roman"/>
          <w:b/>
          <w:bCs/>
        </w:rPr>
      </w:pPr>
    </w:p>
    <w:p w14:paraId="76F72C77" w14:textId="080F812E" w:rsidR="00E81407" w:rsidRPr="007E797D" w:rsidRDefault="00E81407" w:rsidP="00520952">
      <w:pPr>
        <w:spacing w:line="480" w:lineRule="auto"/>
        <w:contextualSpacing/>
        <w:rPr>
          <w:rFonts w:ascii="Times New Roman" w:hAnsi="Times New Roman"/>
          <w:b/>
          <w:bCs/>
        </w:rPr>
        <w:sectPr w:rsidR="00E81407" w:rsidRPr="007E797D" w:rsidSect="002116C0">
          <w:pgSz w:w="11900" w:h="16840"/>
          <w:pgMar w:top="1134" w:right="1134" w:bottom="1134" w:left="1134" w:header="709" w:footer="709" w:gutter="0"/>
          <w:lnNumType w:countBy="1" w:restart="continuous"/>
          <w:cols w:space="708"/>
          <w:docGrid w:linePitch="326"/>
        </w:sectPr>
      </w:pPr>
    </w:p>
    <w:p w14:paraId="642552CF" w14:textId="67D2A3BF" w:rsidR="00856BDC" w:rsidRDefault="00856BDC" w:rsidP="00CC267A">
      <w:pPr>
        <w:spacing w:line="480" w:lineRule="auto"/>
        <w:contextualSpacing/>
        <w:rPr>
          <w:rFonts w:ascii="Times New Roman" w:hAnsi="Times New Roman"/>
        </w:rPr>
      </w:pPr>
      <w:r>
        <w:rPr>
          <w:rFonts w:ascii="Times New Roman" w:hAnsi="Times New Roman"/>
        </w:rPr>
        <w:lastRenderedPageBreak/>
        <w:t>Table S1. Variables</w:t>
      </w:r>
      <w:r w:rsidR="009533A2">
        <w:rPr>
          <w:rFonts w:ascii="Times New Roman" w:hAnsi="Times New Roman"/>
        </w:rPr>
        <w:t>/parameters in</w:t>
      </w:r>
      <w:r>
        <w:rPr>
          <w:rFonts w:ascii="Times New Roman" w:hAnsi="Times New Roman"/>
        </w:rPr>
        <w:t xml:space="preserve"> simulation.</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14:paraId="5B277484" w14:textId="77777777" w:rsidTr="00A24F45">
        <w:tc>
          <w:tcPr>
            <w:tcW w:w="2552" w:type="dxa"/>
            <w:tcBorders>
              <w:top w:val="single" w:sz="4" w:space="0" w:color="auto"/>
              <w:bottom w:val="single" w:sz="4" w:space="0" w:color="auto"/>
            </w:tcBorders>
          </w:tcPr>
          <w:p w14:paraId="31E6F097"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Description</w:t>
            </w:r>
            <w:r w:rsidR="00CB2247">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Value</w:t>
            </w:r>
            <w:r w:rsidR="00CB2247">
              <w:rPr>
                <w:rFonts w:ascii="Times New Roman" w:hAnsi="Times New Roman"/>
                <w:lang w:eastAsia="x-none"/>
              </w:rPr>
              <w:t>(</w:t>
            </w:r>
            <w:r>
              <w:rPr>
                <w:rFonts w:ascii="Times New Roman" w:hAnsi="Times New Roman"/>
                <w:lang w:eastAsia="x-none"/>
              </w:rPr>
              <w:t>s</w:t>
            </w:r>
            <w:r w:rsidR="00CB2247">
              <w:rPr>
                <w:rFonts w:ascii="Times New Roman" w:hAnsi="Times New Roman"/>
                <w:lang w:eastAsia="x-none"/>
              </w:rPr>
              <w:t>)</w:t>
            </w:r>
          </w:p>
        </w:tc>
      </w:tr>
      <w:tr w:rsidR="00856BDC" w14:paraId="0FC3A06C" w14:textId="77777777" w:rsidTr="00A24F45">
        <w:tc>
          <w:tcPr>
            <w:tcW w:w="2552" w:type="dxa"/>
            <w:tcBorders>
              <w:top w:val="single" w:sz="4" w:space="0" w:color="auto"/>
            </w:tcBorders>
          </w:tcPr>
          <w:p w14:paraId="13ADD77A"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 Studies Missing SD</w:t>
            </w:r>
          </w:p>
        </w:tc>
        <w:tc>
          <w:tcPr>
            <w:tcW w:w="5240" w:type="dxa"/>
            <w:tcBorders>
              <w:top w:val="single" w:sz="4" w:space="0" w:color="auto"/>
            </w:tcBorders>
          </w:tcPr>
          <w:p w14:paraId="0F302FE6" w14:textId="28B95CD0"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5, 15, 25, 35, 45</w:t>
            </w:r>
            <w:r w:rsidR="0082382E">
              <w:rPr>
                <w:rFonts w:ascii="Times New Roman" w:hAnsi="Times New Roman"/>
                <w:lang w:eastAsia="x-none"/>
              </w:rPr>
              <w:t xml:space="preserve"> or</w:t>
            </w:r>
            <w:r>
              <w:rPr>
                <w:rFonts w:ascii="Times New Roman" w:hAnsi="Times New Roman"/>
                <w:lang w:eastAsia="x-none"/>
              </w:rPr>
              <w:t xml:space="preserve"> 55</w:t>
            </w:r>
          </w:p>
        </w:tc>
      </w:tr>
      <w:tr w:rsidR="006414B5" w14:paraId="00531931" w14:textId="77777777" w:rsidTr="00A24F45">
        <w:tc>
          <w:tcPr>
            <w:tcW w:w="2552" w:type="dxa"/>
          </w:tcPr>
          <w:p w14:paraId="6F9ECFA9" w14:textId="7F56A35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Overall Effect Size (</w:t>
            </w:r>
            <w:r w:rsidRPr="006414B5">
              <w:rPr>
                <w:rFonts w:ascii="Times New Roman" w:hAnsi="Times New Roman"/>
                <w:i/>
                <w:lang w:eastAsia="x-none"/>
              </w:rPr>
              <w:sym w:font="Symbol" w:char="F071"/>
            </w:r>
            <w:r>
              <w:rPr>
                <w:rFonts w:ascii="Times New Roman" w:hAnsi="Times New Roman"/>
                <w:lang w:eastAsia="x-none"/>
              </w:rPr>
              <w:t>)</w:t>
            </w:r>
          </w:p>
        </w:tc>
        <w:tc>
          <w:tcPr>
            <w:tcW w:w="5240" w:type="dxa"/>
          </w:tcPr>
          <w:p w14:paraId="3A9185B3" w14:textId="75C3D6D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The overall mean lnRR effect size</w:t>
            </w:r>
          </w:p>
        </w:tc>
        <w:tc>
          <w:tcPr>
            <w:tcW w:w="2414" w:type="dxa"/>
          </w:tcPr>
          <w:p w14:paraId="7BC2EEE1" w14:textId="7515562F"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0.3</w:t>
            </w:r>
          </w:p>
        </w:tc>
      </w:tr>
      <w:tr w:rsidR="00790E3D" w14:paraId="24E27B74" w14:textId="77777777" w:rsidTr="00A24F45">
        <w:tc>
          <w:tcPr>
            <w:tcW w:w="2552" w:type="dxa"/>
          </w:tcPr>
          <w:p w14:paraId="47181F31" w14:textId="4B2FD55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Number of Studies (</w:t>
            </w:r>
            <w:r w:rsidRPr="00767A36">
              <w:rPr>
                <w:rFonts w:ascii="Times New Roman" w:hAnsi="Times New Roman"/>
                <w:i/>
                <w:lang w:eastAsia="x-none"/>
              </w:rPr>
              <w:t>K</w:t>
            </w:r>
            <w:r>
              <w:rPr>
                <w:rFonts w:ascii="Times New Roman" w:hAnsi="Times New Roman"/>
                <w:lang w:eastAsia="x-none"/>
              </w:rPr>
              <w:t>)</w:t>
            </w:r>
          </w:p>
        </w:tc>
        <w:tc>
          <w:tcPr>
            <w:tcW w:w="5240" w:type="dxa"/>
          </w:tcPr>
          <w:p w14:paraId="03717624" w14:textId="4E983AE4"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number of studies within the meta-analytic dataset</w:t>
            </w:r>
          </w:p>
        </w:tc>
        <w:tc>
          <w:tcPr>
            <w:tcW w:w="2414" w:type="dxa"/>
          </w:tcPr>
          <w:p w14:paraId="32CE06AA" w14:textId="4118135F"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12, 30, 100</w:t>
            </w:r>
          </w:p>
        </w:tc>
      </w:tr>
      <w:tr w:rsidR="0050192E" w14:paraId="7544245C" w14:textId="77777777" w:rsidTr="00A24F45">
        <w:tc>
          <w:tcPr>
            <w:tcW w:w="2552" w:type="dxa"/>
          </w:tcPr>
          <w:p w14:paraId="436823D8" w14:textId="4E4FB653" w:rsidR="0050192E" w:rsidRDefault="0050192E" w:rsidP="00790E3D">
            <w:pPr>
              <w:spacing w:line="480" w:lineRule="auto"/>
              <w:contextualSpacing/>
              <w:rPr>
                <w:rFonts w:ascii="Times New Roman" w:hAnsi="Times New Roman"/>
                <w:lang w:eastAsia="x-none"/>
              </w:rPr>
            </w:pPr>
            <w:r>
              <w:rPr>
                <w:rFonts w:ascii="Times New Roman" w:hAnsi="Times New Roman"/>
                <w:lang w:eastAsia="x-none"/>
              </w:rPr>
              <w:t>Number of Effect Sizes in Study (</w:t>
            </w:r>
            <w:r w:rsidRPr="0050192E">
              <w:rPr>
                <w:rFonts w:ascii="Times New Roman" w:hAnsi="Times New Roman"/>
                <w:i/>
                <w:lang w:eastAsia="x-none"/>
              </w:rPr>
              <w:t>L</w:t>
            </w:r>
            <w:r>
              <w:rPr>
                <w:rFonts w:ascii="Times New Roman" w:hAnsi="Times New Roman"/>
                <w:lang w:eastAsia="x-none"/>
              </w:rPr>
              <w:t>)</w:t>
            </w:r>
          </w:p>
        </w:tc>
        <w:tc>
          <w:tcPr>
            <w:tcW w:w="5240" w:type="dxa"/>
          </w:tcPr>
          <w:p w14:paraId="0D33E1F9" w14:textId="53ABF57B" w:rsidR="0050192E" w:rsidRDefault="001B5D67" w:rsidP="00790E3D">
            <w:pPr>
              <w:spacing w:line="480" w:lineRule="auto"/>
              <w:contextualSpacing/>
              <w:rPr>
                <w:rFonts w:ascii="Times New Roman" w:hAnsi="Times New Roman"/>
                <w:lang w:eastAsia="x-none"/>
              </w:rPr>
            </w:pPr>
            <w:r>
              <w:rPr>
                <w:rFonts w:ascii="Times New Roman" w:hAnsi="Times New Roman"/>
                <w:lang w:eastAsia="x-none"/>
              </w:rPr>
              <w:t xml:space="preserve">The number of effect sizes within a study. </w:t>
            </w:r>
            <w:r w:rsidR="00D64A86">
              <w:rPr>
                <w:rFonts w:ascii="Times New Roman" w:hAnsi="Times New Roman"/>
                <w:lang w:eastAsia="x-none"/>
              </w:rPr>
              <w:t>Values for each study</w:t>
            </w:r>
            <w:r>
              <w:rPr>
                <w:rFonts w:ascii="Times New Roman" w:hAnsi="Times New Roman"/>
                <w:lang w:eastAsia="x-none"/>
              </w:rPr>
              <w:t xml:space="preserve"> were randomly distributed using a double Poisson distribution</w:t>
            </w:r>
          </w:p>
        </w:tc>
        <w:tc>
          <w:tcPr>
            <w:tcW w:w="2414" w:type="dxa"/>
          </w:tcPr>
          <w:p w14:paraId="1A70D265" w14:textId="06F564F3" w:rsidR="0050192E" w:rsidRDefault="00EF5D18" w:rsidP="00790E3D">
            <w:pPr>
              <w:spacing w:line="480" w:lineRule="auto"/>
              <w:contextualSpacing/>
              <w:rPr>
                <w:rFonts w:ascii="Times New Roman" w:hAnsi="Times New Roman"/>
                <w:lang w:eastAsia="x-none"/>
              </w:rPr>
            </w:pPr>
            <w:r>
              <w:rPr>
                <w:rFonts w:ascii="Times New Roman" w:hAnsi="Times New Roman"/>
                <w:lang w:eastAsia="x-none"/>
              </w:rPr>
              <w:t>Random with mean of 5, and dispersion 1.5</w:t>
            </w:r>
          </w:p>
        </w:tc>
      </w:tr>
      <w:tr w:rsidR="00790E3D" w14:paraId="3C919B89" w14:textId="77777777" w:rsidTr="00A24F45">
        <w:tc>
          <w:tcPr>
            <w:tcW w:w="2552" w:type="dxa"/>
          </w:tcPr>
          <w:p w14:paraId="10F927E0" w14:textId="34059DD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Heterogeneity (</w:t>
            </w:r>
            <w:r w:rsidRPr="00BE6836">
              <w:rPr>
                <w:rFonts w:ascii="Times New Roman" w:hAnsi="Times New Roman"/>
                <w:i/>
                <w:lang w:eastAsia="x-none"/>
              </w:rPr>
              <w:sym w:font="Symbol" w:char="F074"/>
            </w:r>
            <w:r w:rsidRPr="00BE6836">
              <w:rPr>
                <w:rFonts w:ascii="Times New Roman" w:hAnsi="Times New Roman"/>
                <w:vertAlign w:val="superscript"/>
                <w:lang w:eastAsia="x-none"/>
              </w:rPr>
              <w:t>2</w:t>
            </w:r>
            <w:r>
              <w:rPr>
                <w:rFonts w:ascii="Times New Roman" w:hAnsi="Times New Roman"/>
                <w:lang w:eastAsia="x-none"/>
              </w:rPr>
              <w:t>)</w:t>
            </w:r>
          </w:p>
        </w:tc>
        <w:tc>
          <w:tcPr>
            <w:tcW w:w="5240" w:type="dxa"/>
          </w:tcPr>
          <w:p w14:paraId="417B68A8" w14:textId="0F2E7C06"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total heterogeneity among effect sizes</w:t>
            </w:r>
          </w:p>
        </w:tc>
        <w:tc>
          <w:tcPr>
            <w:tcW w:w="2414" w:type="dxa"/>
          </w:tcPr>
          <w:p w14:paraId="366ADC49" w14:textId="0558991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0.09</w:t>
            </w:r>
          </w:p>
        </w:tc>
      </w:tr>
      <w:tr w:rsidR="00790E3D" w14:paraId="6CF29915" w14:textId="77777777" w:rsidTr="00A24F45">
        <w:tc>
          <w:tcPr>
            <w:tcW w:w="2552" w:type="dxa"/>
          </w:tcPr>
          <w:p w14:paraId="3B712940" w14:textId="38CC403F" w:rsidR="00790E3D" w:rsidRPr="00705170" w:rsidRDefault="00790E3D" w:rsidP="00790E3D">
            <w:pPr>
              <w:spacing w:line="480" w:lineRule="auto"/>
              <w:contextualSpacing/>
              <w:rPr>
                <w:rFonts w:ascii="Times New Roman" w:hAnsi="Times New Roman"/>
                <w:lang w:eastAsia="x-none"/>
              </w:rPr>
            </w:pPr>
            <w:r>
              <w:rPr>
                <w:rFonts w:ascii="Times New Roman" w:hAnsi="Times New Roman"/>
                <w:lang w:eastAsia="x-none"/>
              </w:rPr>
              <w:t>Intra-Class Correlation for Study (ICC</w:t>
            </w:r>
            <w:ins w:id="1163" w:author="Shinichi Nakagawa" w:date="2021-10-04T17:29:00Z">
              <w:r w:rsidR="006A201D">
                <w:rPr>
                  <w:rFonts w:ascii="Times New Roman" w:hAnsi="Times New Roman"/>
                  <w:i/>
                  <w:vertAlign w:val="subscript"/>
                  <w:lang w:eastAsia="x-none"/>
                </w:rPr>
                <w:t>s</w:t>
              </w:r>
            </w:ins>
            <w:del w:id="1164" w:author="Shinichi Nakagawa" w:date="2021-10-04T17:29:00Z">
              <w:r w:rsidRPr="00DA0B7A" w:rsidDel="006A201D">
                <w:rPr>
                  <w:rFonts w:ascii="Times New Roman" w:hAnsi="Times New Roman"/>
                  <w:i/>
                  <w:vertAlign w:val="subscript"/>
                  <w:lang w:eastAsia="x-none"/>
                </w:rPr>
                <w:delText>Study</w:delText>
              </w:r>
            </w:del>
            <w:r>
              <w:rPr>
                <w:rFonts w:ascii="Times New Roman" w:hAnsi="Times New Roman"/>
                <w:lang w:eastAsia="x-none"/>
              </w:rPr>
              <w:t>)</w:t>
            </w:r>
          </w:p>
        </w:tc>
        <w:tc>
          <w:tcPr>
            <w:tcW w:w="5240" w:type="dxa"/>
          </w:tcPr>
          <w:p w14:paraId="7F485AE2" w14:textId="32F5056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proportion of total heterogeneity that is attributable to study-level effects</w:t>
            </w:r>
          </w:p>
        </w:tc>
        <w:tc>
          <w:tcPr>
            <w:tcW w:w="2414" w:type="dxa"/>
          </w:tcPr>
          <w:p w14:paraId="15D379C1" w14:textId="7CDE2825"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w:t>
            </w:r>
            <w:r w:rsidR="00076005">
              <w:rPr>
                <w:rFonts w:ascii="Times New Roman" w:hAnsi="Times New Roman"/>
                <w:lang w:eastAsia="x-none"/>
              </w:rPr>
              <w:t xml:space="preserve"> or</w:t>
            </w:r>
            <w:r>
              <w:rPr>
                <w:rFonts w:ascii="Times New Roman" w:hAnsi="Times New Roman"/>
                <w:lang w:eastAsia="x-none"/>
              </w:rPr>
              <w:t xml:space="preserve"> 0.5</w:t>
            </w:r>
          </w:p>
        </w:tc>
      </w:tr>
      <w:tr w:rsidR="00790E3D" w14:paraId="1CC7ACE6" w14:textId="77777777" w:rsidTr="00A24F45">
        <w:tc>
          <w:tcPr>
            <w:tcW w:w="2552" w:type="dxa"/>
          </w:tcPr>
          <w:p w14:paraId="31E7AEC5" w14:textId="1A061C3C" w:rsidR="00790E3D" w:rsidRPr="008E1BFB" w:rsidRDefault="00244325" w:rsidP="00790E3D">
            <w:pPr>
              <w:spacing w:line="480" w:lineRule="auto"/>
              <w:contextualSpacing/>
              <w:rPr>
                <w:rFonts w:ascii="Times New Roman" w:hAnsi="Times New Roman"/>
                <w:lang w:eastAsia="x-none"/>
              </w:rPr>
            </w:pPr>
            <w:r>
              <w:rPr>
                <w:rFonts w:ascii="Times New Roman" w:hAnsi="Times New Roman"/>
                <w:lang w:eastAsia="x-none"/>
              </w:rPr>
              <w:t>S</w:t>
            </w:r>
            <w:r w:rsidR="00790E3D">
              <w:rPr>
                <w:rFonts w:ascii="Times New Roman" w:hAnsi="Times New Roman"/>
                <w:lang w:eastAsia="x-none"/>
              </w:rPr>
              <w:t>ample Size</w:t>
            </w:r>
            <w:r>
              <w:rPr>
                <w:rFonts w:ascii="Times New Roman" w:hAnsi="Times New Roman"/>
                <w:lang w:eastAsia="x-none"/>
              </w:rPr>
              <w:t xml:space="preserve"> </w:t>
            </w:r>
            <w:r w:rsidR="00032CE9">
              <w:rPr>
                <w:rFonts w:ascii="Times New Roman" w:hAnsi="Times New Roman"/>
                <w:lang w:eastAsia="x-none"/>
              </w:rPr>
              <w:t>in Study</w:t>
            </w:r>
            <w:r w:rsidR="00790E3D">
              <w:rPr>
                <w:rFonts w:ascii="Times New Roman" w:hAnsi="Times New Roman"/>
                <w:lang w:eastAsia="x-none"/>
              </w:rPr>
              <w:t xml:space="preserve"> (</w:t>
            </w:r>
            <w:r w:rsidR="00032CE9">
              <w:rPr>
                <w:rFonts w:ascii="Times New Roman" w:hAnsi="Times New Roman"/>
                <w:i/>
                <w:lang w:eastAsia="x-none"/>
              </w:rPr>
              <w:t>N</w:t>
            </w:r>
            <w:r w:rsidR="00790E3D" w:rsidRPr="008E1BFB">
              <w:rPr>
                <w:rFonts w:ascii="Times New Roman" w:hAnsi="Times New Roman"/>
                <w:lang w:eastAsia="x-none"/>
              </w:rPr>
              <w:t>)</w:t>
            </w:r>
          </w:p>
        </w:tc>
        <w:tc>
          <w:tcPr>
            <w:tcW w:w="5240" w:type="dxa"/>
          </w:tcPr>
          <w:p w14:paraId="20288406" w14:textId="62C07B9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sample size of groups within studies</w:t>
            </w:r>
            <w:r w:rsidR="00623C97">
              <w:rPr>
                <w:rFonts w:ascii="Times New Roman" w:hAnsi="Times New Roman"/>
                <w:lang w:eastAsia="x-none"/>
              </w:rPr>
              <w:t>; i</w:t>
            </w:r>
            <w:r w:rsidR="00292D50">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Default="00145C64"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of either </w:t>
            </w:r>
            <w:r w:rsidR="00790E3D">
              <w:rPr>
                <w:rFonts w:ascii="Times New Roman" w:hAnsi="Times New Roman"/>
                <w:lang w:eastAsia="x-none"/>
              </w:rPr>
              <w:t>5</w:t>
            </w:r>
            <w:r>
              <w:rPr>
                <w:rFonts w:ascii="Times New Roman" w:hAnsi="Times New Roman"/>
                <w:lang w:eastAsia="x-none"/>
              </w:rPr>
              <w:t xml:space="preserve"> or</w:t>
            </w:r>
            <w:r w:rsidR="00790E3D">
              <w:rPr>
                <w:rFonts w:ascii="Times New Roman" w:hAnsi="Times New Roman"/>
                <w:lang w:eastAsia="x-none"/>
              </w:rPr>
              <w:t xml:space="preserve"> 30</w:t>
            </w:r>
            <w:r>
              <w:rPr>
                <w:rFonts w:ascii="Times New Roman" w:hAnsi="Times New Roman"/>
                <w:lang w:eastAsia="x-none"/>
              </w:rPr>
              <w:t>, and dispersion 1.5</w:t>
            </w:r>
          </w:p>
        </w:tc>
      </w:tr>
      <w:tr w:rsidR="00790E3D" w14:paraId="3D67FB91" w14:textId="77777777" w:rsidTr="00A24F45">
        <w:tc>
          <w:tcPr>
            <w:tcW w:w="2552" w:type="dxa"/>
          </w:tcPr>
          <w:p w14:paraId="3340B797" w14:textId="665B2CA4" w:rsidR="00790E3D" w:rsidRPr="00B75B2A" w:rsidRDefault="00790E3D" w:rsidP="00790E3D">
            <w:pPr>
              <w:spacing w:line="480" w:lineRule="auto"/>
              <w:contextualSpacing/>
              <w:rPr>
                <w:rFonts w:ascii="Times New Roman" w:hAnsi="Times New Roman"/>
                <w:lang w:eastAsia="x-none"/>
              </w:rPr>
            </w:pPr>
            <w:r>
              <w:rPr>
                <w:rFonts w:ascii="Times New Roman" w:hAnsi="Times New Roman"/>
                <w:lang w:eastAsia="x-none"/>
              </w:rPr>
              <w:t>Standard Deviation</w:t>
            </w:r>
            <w:r w:rsidR="00F35870">
              <w:rPr>
                <w:rFonts w:ascii="Times New Roman" w:hAnsi="Times New Roman"/>
                <w:lang w:eastAsia="x-none"/>
              </w:rPr>
              <w:t xml:space="preserve"> in Stu</w:t>
            </w:r>
            <w:r w:rsidR="00AF284A">
              <w:rPr>
                <w:rFonts w:ascii="Times New Roman" w:hAnsi="Times New Roman"/>
                <w:lang w:eastAsia="x-none"/>
              </w:rPr>
              <w:t>dy</w:t>
            </w:r>
            <w:r>
              <w:rPr>
                <w:rFonts w:ascii="Times New Roman" w:hAnsi="Times New Roman"/>
                <w:lang w:eastAsia="x-none"/>
              </w:rPr>
              <w:t xml:space="preserve"> (</w:t>
            </w:r>
            <w:r w:rsidR="00AF284A">
              <w:rPr>
                <w:rFonts w:ascii="Times New Roman" w:hAnsi="Times New Roman"/>
                <w:i/>
                <w:lang w:eastAsia="x-none"/>
              </w:rPr>
              <w:t>S</w:t>
            </w:r>
            <w:r>
              <w:rPr>
                <w:rFonts w:ascii="Times New Roman" w:hAnsi="Times New Roman"/>
                <w:lang w:eastAsia="x-none"/>
              </w:rPr>
              <w:t>)</w:t>
            </w:r>
          </w:p>
        </w:tc>
        <w:tc>
          <w:tcPr>
            <w:tcW w:w="5240" w:type="dxa"/>
          </w:tcPr>
          <w:p w14:paraId="54CFF2FF" w14:textId="0C4E3540" w:rsidR="00790E3D" w:rsidRPr="00CC0FB0" w:rsidRDefault="00AF284A" w:rsidP="00790E3D">
            <w:pPr>
              <w:spacing w:line="480" w:lineRule="auto"/>
              <w:contextualSpacing/>
              <w:rPr>
                <w:rFonts w:ascii="Times New Roman" w:hAnsi="Times New Roman"/>
                <w:lang w:eastAsia="x-none"/>
              </w:rPr>
            </w:pPr>
            <w:r>
              <w:rPr>
                <w:rFonts w:ascii="Times New Roman" w:hAnsi="Times New Roman"/>
                <w:lang w:eastAsia="x-none"/>
              </w:rPr>
              <w:t>T</w:t>
            </w:r>
            <w:r w:rsidR="00790E3D">
              <w:rPr>
                <w:rFonts w:ascii="Times New Roman" w:hAnsi="Times New Roman"/>
                <w:lang w:eastAsia="x-none"/>
              </w:rPr>
              <w:t>he within-study SDs.</w:t>
            </w:r>
            <w:r w:rsidR="00CC0FB0">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Default="00AF284A"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15 and SD of either </w:t>
            </w:r>
            <w:r w:rsidR="00B47E4E">
              <w:rPr>
                <w:rFonts w:ascii="Times New Roman" w:hAnsi="Times New Roman"/>
                <w:lang w:eastAsia="x-none"/>
              </w:rPr>
              <w:t>1</w:t>
            </w:r>
            <w:r w:rsidR="00790E3D">
              <w:rPr>
                <w:rFonts w:ascii="Times New Roman" w:hAnsi="Times New Roman"/>
                <w:lang w:eastAsia="x-none"/>
              </w:rPr>
              <w:t>0</w:t>
            </w:r>
            <w:r w:rsidR="00B47E4E">
              <w:rPr>
                <w:rFonts w:ascii="Times New Roman" w:hAnsi="Times New Roman"/>
                <w:vertAlign w:val="superscript"/>
                <w:lang w:eastAsia="x-none"/>
              </w:rPr>
              <w:t>-10</w:t>
            </w:r>
            <w:r w:rsidR="00790E3D">
              <w:rPr>
                <w:rFonts w:ascii="Times New Roman" w:hAnsi="Times New Roman"/>
                <w:lang w:eastAsia="x-none"/>
              </w:rPr>
              <w:t>, 3.75</w:t>
            </w:r>
            <w:r>
              <w:rPr>
                <w:rFonts w:ascii="Times New Roman" w:hAnsi="Times New Roman"/>
                <w:lang w:eastAsia="x-none"/>
              </w:rPr>
              <w:t xml:space="preserve"> or</w:t>
            </w:r>
            <w:r w:rsidR="00790E3D">
              <w:rPr>
                <w:rFonts w:ascii="Times New Roman" w:hAnsi="Times New Roman"/>
                <w:lang w:eastAsia="x-none"/>
              </w:rPr>
              <w:t xml:space="preserve"> 7.5</w:t>
            </w:r>
          </w:p>
        </w:tc>
      </w:tr>
    </w:tbl>
    <w:p w14:paraId="16011DC4" w14:textId="3F07630E" w:rsidR="00143654" w:rsidRDefault="00143654" w:rsidP="00CC267A">
      <w:pPr>
        <w:spacing w:line="480" w:lineRule="auto"/>
        <w:contextualSpacing/>
        <w:rPr>
          <w:ins w:id="1165" w:author="Shinichi Nakagawa" w:date="2022-02-11T14:36:00Z"/>
          <w:rFonts w:ascii="Times New Roman" w:hAnsi="Times New Roman"/>
        </w:rPr>
      </w:pPr>
    </w:p>
    <w:p w14:paraId="196FE249" w14:textId="77777777" w:rsidR="00143654" w:rsidRDefault="00143654">
      <w:pPr>
        <w:spacing w:after="0"/>
        <w:rPr>
          <w:ins w:id="1166" w:author="Shinichi Nakagawa" w:date="2022-02-11T14:36:00Z"/>
          <w:rFonts w:ascii="Times New Roman" w:hAnsi="Times New Roman"/>
        </w:rPr>
      </w:pPr>
      <w:ins w:id="1167" w:author="Shinichi Nakagawa" w:date="2022-02-11T14:36:00Z">
        <w:r>
          <w:rPr>
            <w:rFonts w:ascii="Times New Roman" w:hAnsi="Times New Roman"/>
          </w:rPr>
          <w:br w:type="page"/>
        </w:r>
      </w:ins>
    </w:p>
    <w:p w14:paraId="5A860567" w14:textId="7777777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1</w:t>
      </w:r>
    </w:p>
    <w:p w14:paraId="3E4F1E2D" w14:textId="56CF09FB" w:rsidR="00143654" w:rsidRDefault="00FD72A1" w:rsidP="00CC267A">
      <w:pPr>
        <w:spacing w:line="480" w:lineRule="auto"/>
        <w:contextualSpacing/>
        <w:rPr>
          <w:ins w:id="1168" w:author="Shinichi Nakagawa" w:date="2022-02-11T14:37:00Z"/>
          <w:rFonts w:ascii="Times New Roman" w:hAnsi="Times New Roman"/>
        </w:rPr>
      </w:pPr>
      <w:r>
        <w:rPr>
          <w:rFonts w:ascii="Times New Roman" w:hAnsi="Times New Roman"/>
          <w:noProof/>
        </w:rPr>
        <w:drawing>
          <wp:inline distT="0" distB="0" distL="0" distR="0" wp14:anchorId="5FBEC670" wp14:editId="35C729E3">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stretch>
                      <a:fillRect/>
                    </a:stretch>
                  </pic:blipFill>
                  <pic:spPr>
                    <a:xfrm>
                      <a:off x="0" y="0"/>
                      <a:ext cx="6116320" cy="5097145"/>
                    </a:xfrm>
                    <a:prstGeom prst="rect">
                      <a:avLst/>
                    </a:prstGeom>
                  </pic:spPr>
                </pic:pic>
              </a:graphicData>
            </a:graphic>
          </wp:inline>
        </w:drawing>
      </w:r>
    </w:p>
    <w:p w14:paraId="476302F1" w14:textId="420B37C5" w:rsidR="00143654" w:rsidRDefault="00143654" w:rsidP="00CC267A">
      <w:pPr>
        <w:spacing w:line="480" w:lineRule="auto"/>
        <w:contextualSpacing/>
        <w:rPr>
          <w:rFonts w:ascii="Times New Roman" w:hAnsi="Times New Roman"/>
        </w:rPr>
      </w:pPr>
    </w:p>
    <w:p w14:paraId="0C537605" w14:textId="77777777" w:rsidR="00143654" w:rsidRDefault="00143654">
      <w:pPr>
        <w:spacing w:after="0"/>
        <w:rPr>
          <w:rFonts w:ascii="Times New Roman" w:hAnsi="Times New Roman"/>
          <w:b/>
          <w:bCs/>
        </w:rPr>
      </w:pPr>
      <w:r>
        <w:rPr>
          <w:rFonts w:ascii="Times New Roman" w:hAnsi="Times New Roman"/>
          <w:b/>
          <w:bCs/>
        </w:rPr>
        <w:br w:type="page"/>
      </w:r>
    </w:p>
    <w:p w14:paraId="394A19E6" w14:textId="6A63A8E6"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2</w:t>
      </w:r>
    </w:p>
    <w:p w14:paraId="43674739" w14:textId="5D7228A6" w:rsidR="00143654" w:rsidRDefault="00263176" w:rsidP="00CC267A">
      <w:pPr>
        <w:spacing w:line="480" w:lineRule="auto"/>
        <w:contextualSpacing/>
        <w:rPr>
          <w:rFonts w:ascii="Times New Roman" w:hAnsi="Times New Roman"/>
        </w:rPr>
      </w:pPr>
      <w:r>
        <w:rPr>
          <w:rFonts w:ascii="Times New Roman" w:hAnsi="Times New Roman"/>
          <w:noProof/>
        </w:rPr>
        <w:drawing>
          <wp:inline distT="0" distB="0" distL="0" distR="0" wp14:anchorId="7F8E54B9" wp14:editId="1792A93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stretch>
                      <a:fillRect/>
                    </a:stretch>
                  </pic:blipFill>
                  <pic:spPr>
                    <a:xfrm>
                      <a:off x="0" y="0"/>
                      <a:ext cx="6116320" cy="2378710"/>
                    </a:xfrm>
                    <a:prstGeom prst="rect">
                      <a:avLst/>
                    </a:prstGeom>
                  </pic:spPr>
                </pic:pic>
              </a:graphicData>
            </a:graphic>
          </wp:inline>
        </w:drawing>
      </w:r>
    </w:p>
    <w:p w14:paraId="00F38511" w14:textId="5F84045A" w:rsidR="00143654" w:rsidRDefault="00143654" w:rsidP="00CC267A">
      <w:pPr>
        <w:spacing w:line="480" w:lineRule="auto"/>
        <w:contextualSpacing/>
        <w:rPr>
          <w:rFonts w:ascii="Times New Roman" w:hAnsi="Times New Roman"/>
        </w:rPr>
      </w:pPr>
    </w:p>
    <w:p w14:paraId="5474B4A7" w14:textId="77777777" w:rsidR="009655A0" w:rsidRDefault="009655A0">
      <w:pPr>
        <w:spacing w:after="0"/>
        <w:rPr>
          <w:rFonts w:ascii="Times New Roman" w:hAnsi="Times New Roman"/>
          <w:b/>
          <w:bCs/>
        </w:rPr>
      </w:pPr>
      <w:r>
        <w:rPr>
          <w:rFonts w:ascii="Times New Roman" w:hAnsi="Times New Roman"/>
          <w:b/>
          <w:bCs/>
        </w:rPr>
        <w:br w:type="page"/>
      </w:r>
    </w:p>
    <w:p w14:paraId="524B38F6" w14:textId="206B6E5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3</w:t>
      </w:r>
    </w:p>
    <w:p w14:paraId="0ECF0160" w14:textId="77777777" w:rsidR="00E91FEE" w:rsidRDefault="006B3E35" w:rsidP="00CC267A">
      <w:pPr>
        <w:spacing w:line="480" w:lineRule="auto"/>
        <w:contextualSpacing/>
        <w:rPr>
          <w:rFonts w:ascii="Times New Roman" w:hAnsi="Times New Roman"/>
        </w:rPr>
      </w:pPr>
      <w:r>
        <w:rPr>
          <w:rFonts w:ascii="Times New Roman" w:hAnsi="Times New Roman"/>
          <w:noProof/>
        </w:rPr>
        <w:drawing>
          <wp:inline distT="0" distB="0" distL="0" distR="0" wp14:anchorId="5B94CF56" wp14:editId="7E169585">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stretch>
                      <a:fillRect/>
                    </a:stretch>
                  </pic:blipFill>
                  <pic:spPr>
                    <a:xfrm>
                      <a:off x="0" y="0"/>
                      <a:ext cx="6116320" cy="5097145"/>
                    </a:xfrm>
                    <a:prstGeom prst="rect">
                      <a:avLst/>
                    </a:prstGeom>
                  </pic:spPr>
                </pic:pic>
              </a:graphicData>
            </a:graphic>
          </wp:inline>
        </w:drawing>
      </w:r>
    </w:p>
    <w:p w14:paraId="2DF2A46D" w14:textId="2E530A14" w:rsidR="00980F22" w:rsidRDefault="00980F22">
      <w:pPr>
        <w:spacing w:after="0"/>
        <w:rPr>
          <w:ins w:id="1169" w:author="Shinichi Nakagawa" w:date="2022-02-15T07:32:00Z"/>
          <w:rFonts w:ascii="Times New Roman" w:hAnsi="Times New Roman"/>
        </w:rPr>
      </w:pPr>
      <w:ins w:id="1170" w:author="Shinichi Nakagawa" w:date="2022-02-15T07:32:00Z">
        <w:r>
          <w:rPr>
            <w:rFonts w:ascii="Times New Roman" w:hAnsi="Times New Roman"/>
          </w:rPr>
          <w:br w:type="page"/>
        </w:r>
      </w:ins>
    </w:p>
    <w:p w14:paraId="42B65D95" w14:textId="77777777" w:rsidR="00E91FEE" w:rsidRDefault="00E91FEE" w:rsidP="00CC267A">
      <w:pPr>
        <w:spacing w:line="480" w:lineRule="auto"/>
        <w:contextualSpacing/>
        <w:rPr>
          <w:rFonts w:ascii="Times New Roman" w:hAnsi="Times New Roman"/>
        </w:rPr>
      </w:pPr>
    </w:p>
    <w:p w14:paraId="63A8301A" w14:textId="77777777" w:rsidR="00032288" w:rsidRPr="00032288" w:rsidRDefault="00E91FEE" w:rsidP="00032288">
      <w:pPr>
        <w:pStyle w:val="EndNoteBibliography"/>
        <w:ind w:left="720" w:hanging="720"/>
        <w:rPr>
          <w:noProof/>
        </w:rPr>
      </w:pPr>
      <w:r>
        <w:fldChar w:fldCharType="begin"/>
      </w:r>
      <w:r>
        <w:instrText xml:space="preserve"> ADDIN EN.REFLIST </w:instrText>
      </w:r>
      <w:r>
        <w:fldChar w:fldCharType="separate"/>
      </w:r>
      <w:bookmarkStart w:id="1171" w:name="_ENREF_1"/>
      <w:r w:rsidR="00032288" w:rsidRPr="00032288">
        <w:rPr>
          <w:noProof/>
        </w:rPr>
        <w:t>1.</w:t>
      </w:r>
    </w:p>
    <w:p w14:paraId="29A576EE" w14:textId="77777777" w:rsidR="00032288" w:rsidRPr="00032288" w:rsidRDefault="00032288" w:rsidP="00032288">
      <w:pPr>
        <w:pStyle w:val="EndNoteBibliography"/>
        <w:ind w:left="720" w:hanging="720"/>
        <w:rPr>
          <w:noProof/>
        </w:rPr>
      </w:pPr>
      <w:r w:rsidRPr="00032288">
        <w:rPr>
          <w:noProof/>
        </w:rPr>
        <w:t xml:space="preserve">Borenstein, M., Higgins, J.P.T., Hedges, L.V. &amp; Rothstein, H.R. (2017). Basics of meta-analysis: I2 is not an absolute measure of heterogeneity. </w:t>
      </w:r>
      <w:r w:rsidRPr="00032288">
        <w:rPr>
          <w:i/>
          <w:noProof/>
        </w:rPr>
        <w:t>Res Synth Methods</w:t>
      </w:r>
      <w:r w:rsidRPr="00032288">
        <w:rPr>
          <w:noProof/>
        </w:rPr>
        <w:t>, 8, 5-18.</w:t>
      </w:r>
      <w:bookmarkEnd w:id="1171"/>
    </w:p>
    <w:p w14:paraId="137D7F7A" w14:textId="77777777" w:rsidR="00032288" w:rsidRPr="00032288" w:rsidRDefault="00032288" w:rsidP="00032288">
      <w:pPr>
        <w:pStyle w:val="EndNoteBibliography"/>
        <w:ind w:left="720" w:hanging="720"/>
        <w:rPr>
          <w:noProof/>
        </w:rPr>
      </w:pPr>
      <w:bookmarkStart w:id="1172" w:name="_ENREF_2"/>
      <w:r w:rsidRPr="00032288">
        <w:rPr>
          <w:noProof/>
        </w:rPr>
        <w:t>2.</w:t>
      </w:r>
    </w:p>
    <w:p w14:paraId="0D619A85" w14:textId="77777777" w:rsidR="00032288" w:rsidRPr="00032288" w:rsidRDefault="00032288" w:rsidP="00032288">
      <w:pPr>
        <w:pStyle w:val="EndNoteBibliography"/>
        <w:ind w:left="720" w:hanging="720"/>
        <w:rPr>
          <w:noProof/>
        </w:rPr>
      </w:pPr>
      <w:r w:rsidRPr="00032288">
        <w:rPr>
          <w:noProof/>
        </w:rPr>
        <w:t xml:space="preserve">Cinar, O., Nakagawa, S. &amp; Viechtbauer, W. (2022). Phylogenetic multilevel meta-analysis: A simulation study on the importance of modelling the phylogeny. </w:t>
      </w:r>
      <w:r w:rsidRPr="00032288">
        <w:rPr>
          <w:i/>
          <w:noProof/>
        </w:rPr>
        <w:t>Methods Ecol Evol</w:t>
      </w:r>
      <w:r w:rsidRPr="00032288">
        <w:rPr>
          <w:noProof/>
        </w:rPr>
        <w:t>, 13, 383-395.</w:t>
      </w:r>
      <w:bookmarkEnd w:id="1172"/>
    </w:p>
    <w:p w14:paraId="46E32607" w14:textId="77777777" w:rsidR="00032288" w:rsidRPr="00032288" w:rsidRDefault="00032288" w:rsidP="00032288">
      <w:pPr>
        <w:pStyle w:val="EndNoteBibliography"/>
        <w:ind w:left="720" w:hanging="720"/>
        <w:rPr>
          <w:noProof/>
        </w:rPr>
      </w:pPr>
      <w:bookmarkStart w:id="1173" w:name="_ENREF_3"/>
      <w:r w:rsidRPr="00032288">
        <w:rPr>
          <w:noProof/>
        </w:rPr>
        <w:t>3.</w:t>
      </w:r>
    </w:p>
    <w:p w14:paraId="333D3616" w14:textId="77777777" w:rsidR="00032288" w:rsidRPr="00032288" w:rsidRDefault="00032288" w:rsidP="00032288">
      <w:pPr>
        <w:pStyle w:val="EndNoteBibliography"/>
        <w:ind w:left="720" w:hanging="720"/>
        <w:rPr>
          <w:noProof/>
        </w:rPr>
      </w:pPr>
      <w:r w:rsidRPr="00032288">
        <w:rPr>
          <w:noProof/>
        </w:rPr>
        <w:t xml:space="preserve">Doncaster, C.P. &amp; Spake, R. (2018). Correction for bias in meta-analysis of little-replicated studies. </w:t>
      </w:r>
      <w:r w:rsidRPr="00032288">
        <w:rPr>
          <w:i/>
          <w:noProof/>
        </w:rPr>
        <w:t>Methods Ecol Evol</w:t>
      </w:r>
      <w:r w:rsidRPr="00032288">
        <w:rPr>
          <w:noProof/>
        </w:rPr>
        <w:t>, 9, 634-644.</w:t>
      </w:r>
      <w:bookmarkEnd w:id="1173"/>
    </w:p>
    <w:p w14:paraId="0B309728" w14:textId="77777777" w:rsidR="00032288" w:rsidRPr="00032288" w:rsidRDefault="00032288" w:rsidP="00032288">
      <w:pPr>
        <w:pStyle w:val="EndNoteBibliography"/>
        <w:ind w:left="720" w:hanging="720"/>
        <w:rPr>
          <w:noProof/>
        </w:rPr>
      </w:pPr>
      <w:bookmarkStart w:id="1174" w:name="_ENREF_4"/>
      <w:r w:rsidRPr="00032288">
        <w:rPr>
          <w:noProof/>
        </w:rPr>
        <w:t>4.</w:t>
      </w:r>
    </w:p>
    <w:p w14:paraId="4D1AB1BC" w14:textId="77777777" w:rsidR="00032288" w:rsidRPr="00032288" w:rsidRDefault="00032288" w:rsidP="00032288">
      <w:pPr>
        <w:pStyle w:val="EndNoteBibliography"/>
        <w:ind w:left="720" w:hanging="720"/>
        <w:rPr>
          <w:noProof/>
        </w:rPr>
      </w:pPr>
      <w:r w:rsidRPr="00032288">
        <w:rPr>
          <w:noProof/>
        </w:rPr>
        <w:t>Ellington, E.H., Bastille-Rousseau, G., Austin, C., Landolt, K.N., Pond, B.A., Rees, E.E.</w:t>
      </w:r>
      <w:r w:rsidRPr="00032288">
        <w:rPr>
          <w:i/>
          <w:noProof/>
        </w:rPr>
        <w:t xml:space="preserve"> et al.</w:t>
      </w:r>
      <w:r w:rsidRPr="00032288">
        <w:rPr>
          <w:noProof/>
        </w:rPr>
        <w:t xml:space="preserve"> (2015). Using multiple imputation to estimate missing data in meta-regression. </w:t>
      </w:r>
      <w:r w:rsidRPr="00032288">
        <w:rPr>
          <w:i/>
          <w:noProof/>
        </w:rPr>
        <w:t>Methods Ecol Evol</w:t>
      </w:r>
      <w:r w:rsidRPr="00032288">
        <w:rPr>
          <w:noProof/>
        </w:rPr>
        <w:t>, 6, 153-163.</w:t>
      </w:r>
      <w:bookmarkEnd w:id="1174"/>
    </w:p>
    <w:p w14:paraId="608A3456" w14:textId="77777777" w:rsidR="00032288" w:rsidRPr="00032288" w:rsidRDefault="00032288" w:rsidP="00032288">
      <w:pPr>
        <w:pStyle w:val="EndNoteBibliography"/>
        <w:ind w:left="720" w:hanging="720"/>
        <w:rPr>
          <w:noProof/>
        </w:rPr>
      </w:pPr>
      <w:bookmarkStart w:id="1175" w:name="_ENREF_5"/>
      <w:r w:rsidRPr="00032288">
        <w:rPr>
          <w:noProof/>
        </w:rPr>
        <w:t>5.</w:t>
      </w:r>
    </w:p>
    <w:p w14:paraId="3A204045" w14:textId="77777777" w:rsidR="00032288" w:rsidRPr="00032288" w:rsidRDefault="00032288" w:rsidP="00032288">
      <w:pPr>
        <w:pStyle w:val="EndNoteBibliography"/>
        <w:ind w:left="720" w:hanging="720"/>
        <w:rPr>
          <w:noProof/>
        </w:rPr>
      </w:pPr>
      <w:r w:rsidRPr="00032288">
        <w:rPr>
          <w:noProof/>
        </w:rPr>
        <w:t xml:space="preserve">Fletcher, D. &amp; Dixon, P.M. (2012). Modelling data from different sites, times or studies: weighted vs. unweighted regression. </w:t>
      </w:r>
      <w:r w:rsidRPr="00032288">
        <w:rPr>
          <w:i/>
          <w:noProof/>
        </w:rPr>
        <w:t>Methods Ecol Evol</w:t>
      </w:r>
      <w:r w:rsidRPr="00032288">
        <w:rPr>
          <w:noProof/>
        </w:rPr>
        <w:t>, 3, 168-176.</w:t>
      </w:r>
      <w:bookmarkEnd w:id="1175"/>
    </w:p>
    <w:p w14:paraId="16CCC044" w14:textId="77777777" w:rsidR="00032288" w:rsidRPr="00032288" w:rsidRDefault="00032288" w:rsidP="00032288">
      <w:pPr>
        <w:pStyle w:val="EndNoteBibliography"/>
        <w:ind w:left="720" w:hanging="720"/>
        <w:rPr>
          <w:noProof/>
        </w:rPr>
      </w:pPr>
      <w:bookmarkStart w:id="1176" w:name="_ENREF_6"/>
      <w:r w:rsidRPr="00032288">
        <w:rPr>
          <w:noProof/>
        </w:rPr>
        <w:t>6.</w:t>
      </w:r>
    </w:p>
    <w:p w14:paraId="2A40900F" w14:textId="77777777" w:rsidR="00032288" w:rsidRPr="00032288" w:rsidRDefault="00032288" w:rsidP="00032288">
      <w:pPr>
        <w:pStyle w:val="EndNoteBibliography"/>
        <w:ind w:left="720" w:hanging="720"/>
        <w:rPr>
          <w:noProof/>
        </w:rPr>
      </w:pPr>
      <w:r w:rsidRPr="00032288">
        <w:rPr>
          <w:noProof/>
        </w:rPr>
        <w:t xml:space="preserve">Gurevitch, J., Koricheva, J., Nakagawa, S. &amp; Stewart, G. (2018). Meta-analysis and the science of research synthesis. </w:t>
      </w:r>
      <w:r w:rsidRPr="00032288">
        <w:rPr>
          <w:i/>
          <w:noProof/>
        </w:rPr>
        <w:t>Nature</w:t>
      </w:r>
      <w:r w:rsidRPr="00032288">
        <w:rPr>
          <w:noProof/>
        </w:rPr>
        <w:t>, 555, 175-182.</w:t>
      </w:r>
      <w:bookmarkEnd w:id="1176"/>
    </w:p>
    <w:p w14:paraId="7099581A" w14:textId="77777777" w:rsidR="00032288" w:rsidRPr="00032288" w:rsidRDefault="00032288" w:rsidP="00032288">
      <w:pPr>
        <w:pStyle w:val="EndNoteBibliography"/>
        <w:ind w:left="720" w:hanging="720"/>
        <w:rPr>
          <w:noProof/>
        </w:rPr>
      </w:pPr>
      <w:bookmarkStart w:id="1177" w:name="_ENREF_7"/>
      <w:r w:rsidRPr="00032288">
        <w:rPr>
          <w:noProof/>
        </w:rPr>
        <w:t>7.</w:t>
      </w:r>
    </w:p>
    <w:p w14:paraId="6BE541B6" w14:textId="77777777" w:rsidR="00032288" w:rsidRPr="00032288" w:rsidRDefault="00032288" w:rsidP="00032288">
      <w:pPr>
        <w:pStyle w:val="EndNoteBibliography"/>
        <w:ind w:left="720" w:hanging="720"/>
        <w:rPr>
          <w:noProof/>
        </w:rPr>
      </w:pPr>
      <w:r w:rsidRPr="00032288">
        <w:rPr>
          <w:noProof/>
        </w:rPr>
        <w:t xml:space="preserve">Hadfield, J. &amp; Nakagawa, S. (2010). General quantitative genetic methods for comparative biology: phylogenies, taxonomies and multi-trait models for continuous and categorical characters. </w:t>
      </w:r>
      <w:r w:rsidRPr="00032288">
        <w:rPr>
          <w:i/>
          <w:noProof/>
        </w:rPr>
        <w:t>Journal of Evolutionary Biology</w:t>
      </w:r>
      <w:r w:rsidRPr="00032288">
        <w:rPr>
          <w:noProof/>
        </w:rPr>
        <w:t>, 23, 494 - 508.</w:t>
      </w:r>
      <w:bookmarkEnd w:id="1177"/>
    </w:p>
    <w:p w14:paraId="665B7DBB" w14:textId="77777777" w:rsidR="00032288" w:rsidRPr="00032288" w:rsidRDefault="00032288" w:rsidP="00032288">
      <w:pPr>
        <w:pStyle w:val="EndNoteBibliography"/>
        <w:ind w:left="720" w:hanging="720"/>
        <w:rPr>
          <w:noProof/>
        </w:rPr>
      </w:pPr>
      <w:bookmarkStart w:id="1178" w:name="_ENREF_8"/>
      <w:r w:rsidRPr="00032288">
        <w:rPr>
          <w:noProof/>
        </w:rPr>
        <w:t>8.</w:t>
      </w:r>
    </w:p>
    <w:p w14:paraId="6E2D3599" w14:textId="77777777" w:rsidR="00032288" w:rsidRPr="00032288" w:rsidRDefault="00032288" w:rsidP="00032288">
      <w:pPr>
        <w:pStyle w:val="EndNoteBibliography"/>
        <w:ind w:left="720" w:hanging="720"/>
        <w:rPr>
          <w:noProof/>
        </w:rPr>
      </w:pPr>
      <w:r w:rsidRPr="00032288">
        <w:rPr>
          <w:noProof/>
        </w:rPr>
        <w:t xml:space="preserve">Hedges, L.V., Gurevitch, J. &amp; Curtis, P.S. (1999). The Meta-Analysis of Response Ratios in Experimental Ecology. </w:t>
      </w:r>
      <w:r w:rsidRPr="00032288">
        <w:rPr>
          <w:i/>
          <w:noProof/>
        </w:rPr>
        <w:t>Ecology</w:t>
      </w:r>
      <w:r w:rsidRPr="00032288">
        <w:rPr>
          <w:noProof/>
        </w:rPr>
        <w:t>, 80, 1150-1156.</w:t>
      </w:r>
      <w:bookmarkEnd w:id="1178"/>
    </w:p>
    <w:p w14:paraId="38AF6AA6" w14:textId="77777777" w:rsidR="00032288" w:rsidRPr="00032288" w:rsidRDefault="00032288" w:rsidP="00032288">
      <w:pPr>
        <w:pStyle w:val="EndNoteBibliography"/>
        <w:ind w:left="720" w:hanging="720"/>
        <w:rPr>
          <w:noProof/>
        </w:rPr>
      </w:pPr>
      <w:bookmarkStart w:id="1179" w:name="_ENREF_9"/>
      <w:r w:rsidRPr="00032288">
        <w:rPr>
          <w:noProof/>
        </w:rPr>
        <w:t>9.</w:t>
      </w:r>
    </w:p>
    <w:p w14:paraId="282E72EE" w14:textId="77777777" w:rsidR="00032288" w:rsidRPr="00032288" w:rsidRDefault="00032288" w:rsidP="00032288">
      <w:pPr>
        <w:pStyle w:val="EndNoteBibliography"/>
        <w:ind w:left="720" w:hanging="720"/>
        <w:rPr>
          <w:noProof/>
        </w:rPr>
      </w:pPr>
      <w:r w:rsidRPr="00032288">
        <w:rPr>
          <w:noProof/>
        </w:rPr>
        <w:t xml:space="preserve">Hedges, L.V., Tipton, E. &amp; Johnson, M.C. (2010). Robust variance estimation in meta-regression with dependent effect size estimates. </w:t>
      </w:r>
      <w:r w:rsidRPr="00032288">
        <w:rPr>
          <w:i/>
          <w:noProof/>
        </w:rPr>
        <w:t>Res Synth Methods</w:t>
      </w:r>
      <w:r w:rsidRPr="00032288">
        <w:rPr>
          <w:noProof/>
        </w:rPr>
        <w:t>, 1, 39-65.</w:t>
      </w:r>
      <w:bookmarkEnd w:id="1179"/>
    </w:p>
    <w:p w14:paraId="11FDA826" w14:textId="77777777" w:rsidR="00032288" w:rsidRPr="00032288" w:rsidRDefault="00032288" w:rsidP="00032288">
      <w:pPr>
        <w:pStyle w:val="EndNoteBibliography"/>
        <w:ind w:left="720" w:hanging="720"/>
        <w:rPr>
          <w:noProof/>
        </w:rPr>
      </w:pPr>
      <w:bookmarkStart w:id="1180" w:name="_ENREF_10"/>
      <w:r w:rsidRPr="00032288">
        <w:rPr>
          <w:noProof/>
        </w:rPr>
        <w:t>10.</w:t>
      </w:r>
    </w:p>
    <w:p w14:paraId="6CDD87D2" w14:textId="77777777" w:rsidR="00032288" w:rsidRPr="00032288" w:rsidRDefault="00032288" w:rsidP="00032288">
      <w:pPr>
        <w:pStyle w:val="EndNoteBibliography"/>
        <w:ind w:left="720" w:hanging="720"/>
        <w:rPr>
          <w:noProof/>
        </w:rPr>
      </w:pPr>
      <w:r w:rsidRPr="00032288">
        <w:rPr>
          <w:noProof/>
        </w:rPr>
        <w:t xml:space="preserve">Higgins, J.P.T., Thompson, S.G., Deeks, J.J. &amp; Altman, D.G. (2003). Measuring inconsistency in meta-analyses. </w:t>
      </w:r>
      <w:r w:rsidRPr="00032288">
        <w:rPr>
          <w:i/>
          <w:noProof/>
        </w:rPr>
        <w:t>Brit Med J</w:t>
      </w:r>
      <w:r w:rsidRPr="00032288">
        <w:rPr>
          <w:noProof/>
        </w:rPr>
        <w:t>, 327, 557-560.</w:t>
      </w:r>
      <w:bookmarkEnd w:id="1180"/>
    </w:p>
    <w:p w14:paraId="516CA4A5" w14:textId="77777777" w:rsidR="00032288" w:rsidRPr="00032288" w:rsidRDefault="00032288" w:rsidP="00032288">
      <w:pPr>
        <w:pStyle w:val="EndNoteBibliography"/>
        <w:ind w:left="720" w:hanging="720"/>
        <w:rPr>
          <w:noProof/>
        </w:rPr>
      </w:pPr>
      <w:bookmarkStart w:id="1181" w:name="_ENREF_11"/>
      <w:r w:rsidRPr="00032288">
        <w:rPr>
          <w:noProof/>
        </w:rPr>
        <w:t>11.</w:t>
      </w:r>
    </w:p>
    <w:p w14:paraId="5579BA3B" w14:textId="77777777" w:rsidR="00032288" w:rsidRPr="00032288" w:rsidRDefault="00032288" w:rsidP="00032288">
      <w:pPr>
        <w:pStyle w:val="EndNoteBibliography"/>
        <w:ind w:left="720" w:hanging="720"/>
        <w:rPr>
          <w:noProof/>
        </w:rPr>
      </w:pPr>
      <w:r w:rsidRPr="00032288">
        <w:rPr>
          <w:noProof/>
        </w:rPr>
        <w:t xml:space="preserve">Kambach, S., Bruelheide, H., Gerstner, K., Gurevitch, J., Beckmann, M. &amp; Seppelt, R. (2020). Consequences of multiple imputation of missing standard deviations and sample sizes in meta-analysis. </w:t>
      </w:r>
      <w:r w:rsidRPr="00032288">
        <w:rPr>
          <w:i/>
          <w:noProof/>
        </w:rPr>
        <w:t>Ecol Evol</w:t>
      </w:r>
      <w:r w:rsidRPr="00032288">
        <w:rPr>
          <w:noProof/>
        </w:rPr>
        <w:t>, 10, 11699-11712.</w:t>
      </w:r>
      <w:bookmarkEnd w:id="1181"/>
    </w:p>
    <w:p w14:paraId="6B62E341" w14:textId="77777777" w:rsidR="00032288" w:rsidRPr="00032288" w:rsidRDefault="00032288" w:rsidP="00032288">
      <w:pPr>
        <w:pStyle w:val="EndNoteBibliography"/>
        <w:ind w:left="720" w:hanging="720"/>
        <w:rPr>
          <w:noProof/>
        </w:rPr>
      </w:pPr>
      <w:bookmarkStart w:id="1182" w:name="_ENREF_12"/>
      <w:r w:rsidRPr="00032288">
        <w:rPr>
          <w:noProof/>
        </w:rPr>
        <w:t>12.</w:t>
      </w:r>
    </w:p>
    <w:p w14:paraId="573BC6D5" w14:textId="77777777" w:rsidR="00032288" w:rsidRPr="00032288" w:rsidRDefault="00032288" w:rsidP="00032288">
      <w:pPr>
        <w:pStyle w:val="EndNoteBibliography"/>
        <w:ind w:left="720" w:hanging="720"/>
        <w:rPr>
          <w:noProof/>
        </w:rPr>
      </w:pPr>
      <w:r w:rsidRPr="00032288">
        <w:rPr>
          <w:noProof/>
        </w:rPr>
        <w:t xml:space="preserve">Koricheva, J. &amp; Gurevitch, J. (2014). Uses and misuses of meta-analysis in plant ecology. </w:t>
      </w:r>
      <w:r w:rsidRPr="00032288">
        <w:rPr>
          <w:i/>
          <w:noProof/>
        </w:rPr>
        <w:t>J Ecol</w:t>
      </w:r>
      <w:r w:rsidRPr="00032288">
        <w:rPr>
          <w:noProof/>
        </w:rPr>
        <w:t>, 102, 828-844.</w:t>
      </w:r>
      <w:bookmarkEnd w:id="1182"/>
    </w:p>
    <w:p w14:paraId="7CD50D6C" w14:textId="77777777" w:rsidR="00032288" w:rsidRPr="00032288" w:rsidRDefault="00032288" w:rsidP="00032288">
      <w:pPr>
        <w:pStyle w:val="EndNoteBibliography"/>
        <w:ind w:left="720" w:hanging="720"/>
        <w:rPr>
          <w:noProof/>
        </w:rPr>
      </w:pPr>
      <w:bookmarkStart w:id="1183" w:name="_ENREF_13"/>
      <w:r w:rsidRPr="00032288">
        <w:rPr>
          <w:noProof/>
        </w:rPr>
        <w:t>13.</w:t>
      </w:r>
    </w:p>
    <w:p w14:paraId="4772C663" w14:textId="77777777" w:rsidR="00032288" w:rsidRPr="00032288" w:rsidRDefault="00032288" w:rsidP="00032288">
      <w:pPr>
        <w:pStyle w:val="EndNoteBibliography"/>
        <w:ind w:left="720" w:hanging="720"/>
        <w:rPr>
          <w:noProof/>
        </w:rPr>
      </w:pPr>
      <w:r w:rsidRPr="00032288">
        <w:rPr>
          <w:noProof/>
        </w:rPr>
        <w:t xml:space="preserve">Lajeunesse, M.J. (2011). On the meta-analysis of response ratios for studies with correlated and multi-group designs. </w:t>
      </w:r>
      <w:r w:rsidRPr="00032288">
        <w:rPr>
          <w:i/>
          <w:noProof/>
        </w:rPr>
        <w:t>Ecology</w:t>
      </w:r>
      <w:r w:rsidRPr="00032288">
        <w:rPr>
          <w:noProof/>
        </w:rPr>
        <w:t>, 92, 2049-2055.</w:t>
      </w:r>
      <w:bookmarkEnd w:id="1183"/>
    </w:p>
    <w:p w14:paraId="1FB09750" w14:textId="77777777" w:rsidR="00032288" w:rsidRPr="00032288" w:rsidRDefault="00032288" w:rsidP="00032288">
      <w:pPr>
        <w:pStyle w:val="EndNoteBibliography"/>
        <w:ind w:left="720" w:hanging="720"/>
        <w:rPr>
          <w:noProof/>
        </w:rPr>
      </w:pPr>
      <w:bookmarkStart w:id="1184" w:name="_ENREF_14"/>
      <w:r w:rsidRPr="00032288">
        <w:rPr>
          <w:noProof/>
        </w:rPr>
        <w:t>14.</w:t>
      </w:r>
    </w:p>
    <w:p w14:paraId="09C25327" w14:textId="77777777" w:rsidR="00032288" w:rsidRPr="00032288" w:rsidRDefault="00032288" w:rsidP="00032288">
      <w:pPr>
        <w:pStyle w:val="EndNoteBibliography"/>
        <w:ind w:left="720" w:hanging="720"/>
        <w:rPr>
          <w:noProof/>
        </w:rPr>
      </w:pPr>
      <w:r w:rsidRPr="00032288">
        <w:rPr>
          <w:noProof/>
        </w:rPr>
        <w:t xml:space="preserve">Lajeunesse, M.J. (2013). Recovering missing or partial data from studies: a survey. In: </w:t>
      </w:r>
      <w:r w:rsidRPr="00032288">
        <w:rPr>
          <w:i/>
          <w:noProof/>
        </w:rPr>
        <w:t>The handbook of meta-analysis in ecology and evolution</w:t>
      </w:r>
      <w:r w:rsidRPr="00032288">
        <w:rPr>
          <w:noProof/>
        </w:rPr>
        <w:t xml:space="preserve"> (eds. Koricheva, J, Gurevitch, J &amp; Mengersen, K). Princeton University Press Princeton, pp. 195-206.</w:t>
      </w:r>
      <w:bookmarkEnd w:id="1184"/>
    </w:p>
    <w:p w14:paraId="424993FD" w14:textId="77777777" w:rsidR="00032288" w:rsidRPr="00032288" w:rsidRDefault="00032288" w:rsidP="00032288">
      <w:pPr>
        <w:pStyle w:val="EndNoteBibliography"/>
        <w:ind w:left="720" w:hanging="720"/>
        <w:rPr>
          <w:noProof/>
        </w:rPr>
      </w:pPr>
      <w:bookmarkStart w:id="1185" w:name="_ENREF_15"/>
      <w:r w:rsidRPr="00032288">
        <w:rPr>
          <w:noProof/>
        </w:rPr>
        <w:t>15.</w:t>
      </w:r>
    </w:p>
    <w:p w14:paraId="2F8A1A20" w14:textId="77777777" w:rsidR="00032288" w:rsidRPr="00032288" w:rsidRDefault="00032288" w:rsidP="00032288">
      <w:pPr>
        <w:pStyle w:val="EndNoteBibliography"/>
        <w:ind w:left="720" w:hanging="720"/>
        <w:rPr>
          <w:noProof/>
        </w:rPr>
      </w:pPr>
      <w:r w:rsidRPr="00032288">
        <w:rPr>
          <w:noProof/>
        </w:rPr>
        <w:lastRenderedPageBreak/>
        <w:t xml:space="preserve">Lajeunesse, M.J. (2015). Bias and correction for the log response ratio in ecological meta-analysis. </w:t>
      </w:r>
      <w:r w:rsidRPr="00032288">
        <w:rPr>
          <w:i/>
          <w:noProof/>
        </w:rPr>
        <w:t>Ecology</w:t>
      </w:r>
      <w:r w:rsidRPr="00032288">
        <w:rPr>
          <w:noProof/>
        </w:rPr>
        <w:t>, 96, 2056-2063.</w:t>
      </w:r>
      <w:bookmarkEnd w:id="1185"/>
    </w:p>
    <w:p w14:paraId="3DB46142" w14:textId="77777777" w:rsidR="00032288" w:rsidRPr="00032288" w:rsidRDefault="00032288" w:rsidP="00032288">
      <w:pPr>
        <w:pStyle w:val="EndNoteBibliography"/>
        <w:ind w:left="720" w:hanging="720"/>
        <w:rPr>
          <w:noProof/>
        </w:rPr>
      </w:pPr>
      <w:bookmarkStart w:id="1186" w:name="_ENREF_16"/>
      <w:r w:rsidRPr="00032288">
        <w:rPr>
          <w:noProof/>
        </w:rPr>
        <w:t>16.</w:t>
      </w:r>
    </w:p>
    <w:p w14:paraId="4C9239F0" w14:textId="77777777" w:rsidR="00032288" w:rsidRPr="00032288" w:rsidRDefault="00032288" w:rsidP="00032288">
      <w:pPr>
        <w:pStyle w:val="EndNoteBibliography"/>
        <w:ind w:left="720" w:hanging="720"/>
        <w:rPr>
          <w:noProof/>
        </w:rPr>
      </w:pPr>
      <w:r w:rsidRPr="00032288">
        <w:rPr>
          <w:noProof/>
        </w:rPr>
        <w:t xml:space="preserve">Lin, L.F. &amp; Aloe, A.M. (2021). Evaluation of various estimators for standardized mean difference in meta-analysis. </w:t>
      </w:r>
      <w:r w:rsidRPr="00032288">
        <w:rPr>
          <w:i/>
          <w:noProof/>
        </w:rPr>
        <w:t>Stat Med</w:t>
      </w:r>
      <w:r w:rsidRPr="00032288">
        <w:rPr>
          <w:noProof/>
        </w:rPr>
        <w:t>, 40, 403-426.</w:t>
      </w:r>
      <w:bookmarkEnd w:id="1186"/>
    </w:p>
    <w:p w14:paraId="55B360B4" w14:textId="77777777" w:rsidR="00032288" w:rsidRPr="00032288" w:rsidRDefault="00032288" w:rsidP="00032288">
      <w:pPr>
        <w:pStyle w:val="EndNoteBibliography"/>
        <w:ind w:left="720" w:hanging="720"/>
        <w:rPr>
          <w:noProof/>
        </w:rPr>
      </w:pPr>
      <w:bookmarkStart w:id="1187" w:name="_ENREF_17"/>
      <w:r w:rsidRPr="00032288">
        <w:rPr>
          <w:noProof/>
        </w:rPr>
        <w:t>17.</w:t>
      </w:r>
    </w:p>
    <w:p w14:paraId="14CE6B42" w14:textId="77777777" w:rsidR="00032288" w:rsidRPr="00032288" w:rsidRDefault="00032288" w:rsidP="00032288">
      <w:pPr>
        <w:pStyle w:val="EndNoteBibliography"/>
        <w:ind w:left="720" w:hanging="720"/>
        <w:rPr>
          <w:noProof/>
        </w:rPr>
      </w:pPr>
      <w:r w:rsidRPr="00032288">
        <w:rPr>
          <w:noProof/>
        </w:rPr>
        <w:t xml:space="preserve">Nakagawa, S. (2015). Missing data: mechanisms, methods and messages. In: </w:t>
      </w:r>
      <w:r w:rsidRPr="00032288">
        <w:rPr>
          <w:i/>
          <w:noProof/>
        </w:rPr>
        <w:t>Ecological statistics: contemporary theory and application</w:t>
      </w:r>
      <w:r w:rsidRPr="00032288">
        <w:rPr>
          <w:noProof/>
        </w:rPr>
        <w:t xml:space="preserve"> (eds. Fox, GA, Negrete-Yankelevich, S &amp; Sosa, VJ). Oxford University Press Oxford, pp. 81-105.</w:t>
      </w:r>
      <w:bookmarkEnd w:id="1187"/>
    </w:p>
    <w:p w14:paraId="5BDC9CAD" w14:textId="77777777" w:rsidR="00032288" w:rsidRPr="00032288" w:rsidRDefault="00032288" w:rsidP="00032288">
      <w:pPr>
        <w:pStyle w:val="EndNoteBibliography"/>
        <w:ind w:left="720" w:hanging="720"/>
        <w:rPr>
          <w:noProof/>
        </w:rPr>
      </w:pPr>
      <w:bookmarkStart w:id="1188" w:name="_ENREF_18"/>
      <w:r w:rsidRPr="00032288">
        <w:rPr>
          <w:noProof/>
        </w:rPr>
        <w:t>18.</w:t>
      </w:r>
    </w:p>
    <w:p w14:paraId="441C0468" w14:textId="77777777" w:rsidR="00032288" w:rsidRPr="00032288" w:rsidRDefault="00032288" w:rsidP="00032288">
      <w:pPr>
        <w:pStyle w:val="EndNoteBibliography"/>
        <w:ind w:left="720" w:hanging="720"/>
        <w:rPr>
          <w:noProof/>
        </w:rPr>
      </w:pPr>
      <w:r w:rsidRPr="00032288">
        <w:rPr>
          <w:noProof/>
        </w:rPr>
        <w:t xml:space="preserve">Nakagawa, S. &amp; Freckleton, R.P. (2008). Missing inaction: The dangers of ignoring missing data. </w:t>
      </w:r>
      <w:r w:rsidRPr="00032288">
        <w:rPr>
          <w:i/>
          <w:noProof/>
        </w:rPr>
        <w:t>Trends in Ecology &amp; Evolution</w:t>
      </w:r>
      <w:r w:rsidRPr="00032288">
        <w:rPr>
          <w:noProof/>
        </w:rPr>
        <w:t>, 23, 592-596.</w:t>
      </w:r>
      <w:bookmarkEnd w:id="1188"/>
    </w:p>
    <w:p w14:paraId="507ECC99" w14:textId="77777777" w:rsidR="00032288" w:rsidRPr="00032288" w:rsidRDefault="00032288" w:rsidP="00032288">
      <w:pPr>
        <w:pStyle w:val="EndNoteBibliography"/>
        <w:ind w:left="720" w:hanging="720"/>
        <w:rPr>
          <w:noProof/>
        </w:rPr>
      </w:pPr>
      <w:bookmarkStart w:id="1189" w:name="_ENREF_19"/>
      <w:r w:rsidRPr="00032288">
        <w:rPr>
          <w:noProof/>
        </w:rPr>
        <w:t>19.</w:t>
      </w:r>
    </w:p>
    <w:p w14:paraId="4D34D35D" w14:textId="77777777" w:rsidR="00032288" w:rsidRPr="00032288" w:rsidRDefault="00032288" w:rsidP="00032288">
      <w:pPr>
        <w:pStyle w:val="EndNoteBibliography"/>
        <w:ind w:left="720" w:hanging="720"/>
        <w:rPr>
          <w:noProof/>
        </w:rPr>
      </w:pPr>
      <w:r w:rsidRPr="00032288">
        <w:rPr>
          <w:noProof/>
        </w:rPr>
        <w:t xml:space="preserve">Nakagawa, S. &amp; Freckleton, R.P. (2011). Model averaging, missing data and multiple imputation: a case study for behavioural ecology. </w:t>
      </w:r>
      <w:r w:rsidRPr="00032288">
        <w:rPr>
          <w:i/>
          <w:noProof/>
        </w:rPr>
        <w:t>Behav Ecol Sociobiol</w:t>
      </w:r>
      <w:r w:rsidRPr="00032288">
        <w:rPr>
          <w:noProof/>
        </w:rPr>
        <w:t>, 65, 103-116.</w:t>
      </w:r>
      <w:bookmarkEnd w:id="1189"/>
    </w:p>
    <w:p w14:paraId="7838C454" w14:textId="77777777" w:rsidR="00032288" w:rsidRPr="00032288" w:rsidRDefault="00032288" w:rsidP="00032288">
      <w:pPr>
        <w:pStyle w:val="EndNoteBibliography"/>
        <w:ind w:left="720" w:hanging="720"/>
        <w:rPr>
          <w:noProof/>
        </w:rPr>
      </w:pPr>
      <w:bookmarkStart w:id="1190" w:name="_ENREF_20"/>
      <w:r w:rsidRPr="00032288">
        <w:rPr>
          <w:noProof/>
        </w:rPr>
        <w:t>20.</w:t>
      </w:r>
    </w:p>
    <w:p w14:paraId="05B8FAD8" w14:textId="77777777" w:rsidR="00032288" w:rsidRPr="00032288" w:rsidRDefault="00032288" w:rsidP="00032288">
      <w:pPr>
        <w:pStyle w:val="EndNoteBibliography"/>
        <w:ind w:left="720" w:hanging="720"/>
        <w:rPr>
          <w:noProof/>
        </w:rPr>
      </w:pPr>
      <w:r w:rsidRPr="00032288">
        <w:rPr>
          <w:noProof/>
        </w:rPr>
        <w:t>Nakagawa, S., Poulin, R., Mengersen, K., Reinhold, K., Engqvist, L., Lagisz, M.</w:t>
      </w:r>
      <w:r w:rsidRPr="00032288">
        <w:rPr>
          <w:i/>
          <w:noProof/>
        </w:rPr>
        <w:t xml:space="preserve"> et al.</w:t>
      </w:r>
      <w:r w:rsidRPr="00032288">
        <w:rPr>
          <w:noProof/>
        </w:rPr>
        <w:t xml:space="preserve"> (2015). Meta-analysis of variation: ecological and evolutionary applications and beyond. </w:t>
      </w:r>
      <w:r w:rsidRPr="00032288">
        <w:rPr>
          <w:i/>
          <w:noProof/>
        </w:rPr>
        <w:t>Methods Ecol Evol</w:t>
      </w:r>
      <w:r w:rsidRPr="00032288">
        <w:rPr>
          <w:noProof/>
        </w:rPr>
        <w:t>, 6, 143-152.</w:t>
      </w:r>
      <w:bookmarkEnd w:id="1190"/>
    </w:p>
    <w:p w14:paraId="3FC7CDE1" w14:textId="77777777" w:rsidR="00032288" w:rsidRPr="00032288" w:rsidRDefault="00032288" w:rsidP="00032288">
      <w:pPr>
        <w:pStyle w:val="EndNoteBibliography"/>
        <w:ind w:left="720" w:hanging="720"/>
        <w:rPr>
          <w:noProof/>
        </w:rPr>
      </w:pPr>
      <w:bookmarkStart w:id="1191" w:name="_ENREF_21"/>
      <w:r w:rsidRPr="00032288">
        <w:rPr>
          <w:noProof/>
        </w:rPr>
        <w:t>21.</w:t>
      </w:r>
    </w:p>
    <w:p w14:paraId="27275BBB" w14:textId="77777777" w:rsidR="00032288" w:rsidRPr="00032288" w:rsidRDefault="00032288" w:rsidP="00032288">
      <w:pPr>
        <w:pStyle w:val="EndNoteBibliography"/>
        <w:ind w:left="720" w:hanging="720"/>
        <w:rPr>
          <w:noProof/>
        </w:rPr>
      </w:pPr>
      <w:r w:rsidRPr="00032288">
        <w:rPr>
          <w:noProof/>
        </w:rPr>
        <w:t xml:space="preserve">Nakagawa, S. &amp; Santos, E.S.A. (2012). Methodological issues and advances in biological meta-analysis. </w:t>
      </w:r>
      <w:r w:rsidRPr="00032288">
        <w:rPr>
          <w:i/>
          <w:noProof/>
        </w:rPr>
        <w:t>Evolutionary Ecology</w:t>
      </w:r>
      <w:r w:rsidRPr="00032288">
        <w:rPr>
          <w:noProof/>
        </w:rPr>
        <w:t>, 26, 1253-1274.</w:t>
      </w:r>
      <w:bookmarkEnd w:id="1191"/>
    </w:p>
    <w:p w14:paraId="379B1CFD" w14:textId="77777777" w:rsidR="00032288" w:rsidRPr="00032288" w:rsidRDefault="00032288" w:rsidP="00032288">
      <w:pPr>
        <w:pStyle w:val="EndNoteBibliography"/>
        <w:ind w:left="720" w:hanging="720"/>
        <w:rPr>
          <w:noProof/>
        </w:rPr>
      </w:pPr>
      <w:bookmarkStart w:id="1192" w:name="_ENREF_22"/>
      <w:r w:rsidRPr="00032288">
        <w:rPr>
          <w:noProof/>
        </w:rPr>
        <w:t>22.</w:t>
      </w:r>
    </w:p>
    <w:p w14:paraId="12585496" w14:textId="77777777" w:rsidR="00032288" w:rsidRPr="00032288" w:rsidRDefault="00032288" w:rsidP="00032288">
      <w:pPr>
        <w:pStyle w:val="EndNoteBibliography"/>
        <w:ind w:left="720" w:hanging="720"/>
        <w:rPr>
          <w:noProof/>
        </w:rPr>
      </w:pPr>
      <w:r w:rsidRPr="00032288">
        <w:rPr>
          <w:noProof/>
        </w:rPr>
        <w:t xml:space="preserve">Noble, D.W.A., Lagisz, M., O'Dea R, E. &amp; Nakagawa, S. (2017). Nonindependence and sensitivity analyses in ecological and evolutionary meta-analyses. </w:t>
      </w:r>
      <w:r w:rsidRPr="00032288">
        <w:rPr>
          <w:i/>
          <w:noProof/>
        </w:rPr>
        <w:t>Molecular Ecology</w:t>
      </w:r>
      <w:r w:rsidRPr="00032288">
        <w:rPr>
          <w:noProof/>
        </w:rPr>
        <w:t>, 26, 2410-2425.</w:t>
      </w:r>
      <w:bookmarkEnd w:id="1192"/>
    </w:p>
    <w:p w14:paraId="7910C83F" w14:textId="77777777" w:rsidR="00032288" w:rsidRPr="00032288" w:rsidRDefault="00032288" w:rsidP="00032288">
      <w:pPr>
        <w:pStyle w:val="EndNoteBibliography"/>
        <w:ind w:left="720" w:hanging="720"/>
        <w:rPr>
          <w:noProof/>
        </w:rPr>
      </w:pPr>
      <w:bookmarkStart w:id="1193" w:name="_ENREF_23"/>
      <w:r w:rsidRPr="00032288">
        <w:rPr>
          <w:noProof/>
        </w:rPr>
        <w:t>23.</w:t>
      </w:r>
    </w:p>
    <w:p w14:paraId="76879F83" w14:textId="77777777" w:rsidR="00032288" w:rsidRPr="00032288" w:rsidRDefault="00032288" w:rsidP="00032288">
      <w:pPr>
        <w:pStyle w:val="EndNoteBibliography"/>
        <w:ind w:left="720" w:hanging="720"/>
        <w:rPr>
          <w:noProof/>
        </w:rPr>
      </w:pPr>
      <w:r w:rsidRPr="00032288">
        <w:rPr>
          <w:noProof/>
        </w:rPr>
        <w:t xml:space="preserve">Osenberg, C.W., Sarnelle, O. &amp; Cooper, S.D. (1997). Effect size in ecological experiments: The application of biological models in meta-analysis. </w:t>
      </w:r>
      <w:r w:rsidRPr="00032288">
        <w:rPr>
          <w:i/>
          <w:noProof/>
        </w:rPr>
        <w:t>Am Nat</w:t>
      </w:r>
      <w:r w:rsidRPr="00032288">
        <w:rPr>
          <w:noProof/>
        </w:rPr>
        <w:t>, 150, 798-812.</w:t>
      </w:r>
      <w:bookmarkEnd w:id="1193"/>
    </w:p>
    <w:p w14:paraId="1C3E3A5D" w14:textId="77777777" w:rsidR="00032288" w:rsidRPr="00032288" w:rsidRDefault="00032288" w:rsidP="00032288">
      <w:pPr>
        <w:pStyle w:val="EndNoteBibliography"/>
        <w:ind w:left="720" w:hanging="720"/>
        <w:rPr>
          <w:noProof/>
        </w:rPr>
      </w:pPr>
      <w:bookmarkStart w:id="1194" w:name="_ENREF_24"/>
      <w:r w:rsidRPr="00032288">
        <w:rPr>
          <w:noProof/>
        </w:rPr>
        <w:t>24.</w:t>
      </w:r>
    </w:p>
    <w:p w14:paraId="4905BD07" w14:textId="77777777" w:rsidR="00032288" w:rsidRPr="00032288" w:rsidRDefault="00032288" w:rsidP="00032288">
      <w:pPr>
        <w:pStyle w:val="EndNoteBibliography"/>
        <w:ind w:left="720" w:hanging="720"/>
        <w:rPr>
          <w:noProof/>
        </w:rPr>
      </w:pPr>
      <w:r w:rsidRPr="00032288">
        <w:rPr>
          <w:noProof/>
        </w:rPr>
        <w:t xml:space="preserve">Pustejovsky, J. (2017). clubSandwich: Cluster-robust (sandwich) variance estimators with small-sample corrections. R package version 0.2. 3. </w:t>
      </w:r>
      <w:r w:rsidRPr="00032288">
        <w:rPr>
          <w:i/>
          <w:noProof/>
        </w:rPr>
        <w:t>R Found. Stat. Comput., Vienna</w:t>
      </w:r>
      <w:r w:rsidRPr="00032288">
        <w:rPr>
          <w:noProof/>
        </w:rPr>
        <w:t>.</w:t>
      </w:r>
      <w:bookmarkEnd w:id="1194"/>
    </w:p>
    <w:p w14:paraId="15E8E22C" w14:textId="77777777" w:rsidR="00032288" w:rsidRPr="00032288" w:rsidRDefault="00032288" w:rsidP="00032288">
      <w:pPr>
        <w:pStyle w:val="EndNoteBibliography"/>
        <w:ind w:left="720" w:hanging="720"/>
        <w:rPr>
          <w:noProof/>
        </w:rPr>
      </w:pPr>
      <w:bookmarkStart w:id="1195" w:name="_ENREF_25"/>
      <w:r w:rsidRPr="00032288">
        <w:rPr>
          <w:noProof/>
        </w:rPr>
        <w:t>25.</w:t>
      </w:r>
    </w:p>
    <w:p w14:paraId="0EB134A5" w14:textId="77777777" w:rsidR="00032288" w:rsidRPr="00032288" w:rsidRDefault="00032288" w:rsidP="00032288">
      <w:pPr>
        <w:pStyle w:val="EndNoteBibliography"/>
        <w:ind w:left="720" w:hanging="720"/>
        <w:rPr>
          <w:noProof/>
        </w:rPr>
      </w:pPr>
      <w:r w:rsidRPr="00032288">
        <w:rPr>
          <w:noProof/>
        </w:rPr>
        <w:t xml:space="preserve">Rubin, D.B. (1987). </w:t>
      </w:r>
      <w:r w:rsidRPr="00032288">
        <w:rPr>
          <w:i/>
          <w:noProof/>
        </w:rPr>
        <w:t>Multiple imputation for nonresponse in surveys</w:t>
      </w:r>
      <w:r w:rsidRPr="00032288">
        <w:rPr>
          <w:noProof/>
        </w:rPr>
        <w:t>. Wiley, New York ; Chichester.</w:t>
      </w:r>
      <w:bookmarkEnd w:id="1195"/>
    </w:p>
    <w:p w14:paraId="31AAE20A" w14:textId="77777777" w:rsidR="00032288" w:rsidRPr="00032288" w:rsidRDefault="00032288" w:rsidP="00032288">
      <w:pPr>
        <w:pStyle w:val="EndNoteBibliography"/>
        <w:ind w:left="720" w:hanging="720"/>
        <w:rPr>
          <w:noProof/>
        </w:rPr>
      </w:pPr>
      <w:bookmarkStart w:id="1196" w:name="_ENREF_26"/>
      <w:r w:rsidRPr="00032288">
        <w:rPr>
          <w:noProof/>
        </w:rPr>
        <w:t>26.</w:t>
      </w:r>
    </w:p>
    <w:p w14:paraId="5A39CD10" w14:textId="77777777" w:rsidR="00032288" w:rsidRPr="00032288" w:rsidRDefault="00032288" w:rsidP="00032288">
      <w:pPr>
        <w:pStyle w:val="EndNoteBibliography"/>
        <w:ind w:left="720" w:hanging="720"/>
        <w:rPr>
          <w:noProof/>
        </w:rPr>
      </w:pPr>
      <w:r w:rsidRPr="00032288">
        <w:rPr>
          <w:noProof/>
        </w:rPr>
        <w:t>Senior, A.M., Grueber, C.E., Kamiya, T., Lagisz, M., O'Dwyer, K., Santos, E.S.A.</w:t>
      </w:r>
      <w:r w:rsidRPr="00032288">
        <w:rPr>
          <w:i/>
          <w:noProof/>
        </w:rPr>
        <w:t xml:space="preserve"> et al.</w:t>
      </w:r>
      <w:r w:rsidRPr="00032288">
        <w:rPr>
          <w:noProof/>
        </w:rPr>
        <w:t xml:space="preserve"> (2016). Heterogeneity in ecological and evolutionary meta-analyses: its magnitude and implications. </w:t>
      </w:r>
      <w:r w:rsidRPr="00032288">
        <w:rPr>
          <w:i/>
          <w:noProof/>
        </w:rPr>
        <w:t>Ecology</w:t>
      </w:r>
      <w:r w:rsidRPr="00032288">
        <w:rPr>
          <w:noProof/>
        </w:rPr>
        <w:t>, 97, 3293-3299.</w:t>
      </w:r>
      <w:bookmarkEnd w:id="1196"/>
    </w:p>
    <w:p w14:paraId="290F987D" w14:textId="77777777" w:rsidR="00032288" w:rsidRPr="00032288" w:rsidRDefault="00032288" w:rsidP="00032288">
      <w:pPr>
        <w:pStyle w:val="EndNoteBibliography"/>
        <w:ind w:left="720" w:hanging="720"/>
        <w:rPr>
          <w:noProof/>
        </w:rPr>
      </w:pPr>
      <w:bookmarkStart w:id="1197" w:name="_ENREF_27"/>
      <w:r w:rsidRPr="00032288">
        <w:rPr>
          <w:noProof/>
        </w:rPr>
        <w:t>27.</w:t>
      </w:r>
    </w:p>
    <w:p w14:paraId="6783A9AE" w14:textId="77777777" w:rsidR="00032288" w:rsidRPr="00032288" w:rsidRDefault="00032288" w:rsidP="00032288">
      <w:pPr>
        <w:pStyle w:val="EndNoteBibliography"/>
        <w:ind w:left="720" w:hanging="720"/>
        <w:rPr>
          <w:noProof/>
        </w:rPr>
      </w:pPr>
      <w:r w:rsidRPr="00032288">
        <w:rPr>
          <w:noProof/>
        </w:rPr>
        <w:t xml:space="preserve">Senior, A.M., Viechtbauer, W. &amp; Nakagawa, S. (2020). Revisiting and expanding the meta-analysis of variation: The log coefficient of variation ratio. </w:t>
      </w:r>
      <w:r w:rsidRPr="00032288">
        <w:rPr>
          <w:i/>
          <w:noProof/>
        </w:rPr>
        <w:t>Res Synth Methods</w:t>
      </w:r>
      <w:r w:rsidRPr="00032288">
        <w:rPr>
          <w:noProof/>
        </w:rPr>
        <w:t>, 11, 553-567.</w:t>
      </w:r>
      <w:bookmarkEnd w:id="1197"/>
    </w:p>
    <w:p w14:paraId="53514E31" w14:textId="77777777" w:rsidR="00032288" w:rsidRPr="00032288" w:rsidRDefault="00032288" w:rsidP="00032288">
      <w:pPr>
        <w:pStyle w:val="EndNoteBibliography"/>
        <w:ind w:left="720" w:hanging="720"/>
        <w:rPr>
          <w:noProof/>
        </w:rPr>
      </w:pPr>
      <w:bookmarkStart w:id="1198" w:name="_ENREF_28"/>
      <w:r w:rsidRPr="00032288">
        <w:rPr>
          <w:noProof/>
        </w:rPr>
        <w:t>28.</w:t>
      </w:r>
    </w:p>
    <w:p w14:paraId="2A0D0145" w14:textId="77777777" w:rsidR="00032288" w:rsidRPr="00032288" w:rsidRDefault="00032288" w:rsidP="00032288">
      <w:pPr>
        <w:pStyle w:val="EndNoteBibliography"/>
        <w:ind w:left="720" w:hanging="720"/>
        <w:rPr>
          <w:noProof/>
        </w:rPr>
      </w:pPr>
      <w:r w:rsidRPr="00032288">
        <w:rPr>
          <w:noProof/>
        </w:rPr>
        <w:t>Spake, R., Mori, A.S., Beckmann, M., Martin, P.A., Christie, A.P., Duguid, M.C.</w:t>
      </w:r>
      <w:r w:rsidRPr="00032288">
        <w:rPr>
          <w:i/>
          <w:noProof/>
        </w:rPr>
        <w:t xml:space="preserve"> et al.</w:t>
      </w:r>
      <w:r w:rsidRPr="00032288">
        <w:rPr>
          <w:noProof/>
        </w:rPr>
        <w:t xml:space="preserve"> (2021). Implications of scale dependence for cross-study syntheses of biodiversity differences. </w:t>
      </w:r>
      <w:r w:rsidRPr="00032288">
        <w:rPr>
          <w:i/>
          <w:noProof/>
        </w:rPr>
        <w:t>Ecol Lett</w:t>
      </w:r>
      <w:r w:rsidRPr="00032288">
        <w:rPr>
          <w:noProof/>
        </w:rPr>
        <w:t>, 24, 374-390.</w:t>
      </w:r>
      <w:bookmarkEnd w:id="1198"/>
    </w:p>
    <w:p w14:paraId="3B64EBDE" w14:textId="77777777" w:rsidR="00032288" w:rsidRPr="00032288" w:rsidRDefault="00032288" w:rsidP="00032288">
      <w:pPr>
        <w:pStyle w:val="EndNoteBibliography"/>
        <w:ind w:left="720" w:hanging="720"/>
        <w:rPr>
          <w:noProof/>
        </w:rPr>
      </w:pPr>
      <w:bookmarkStart w:id="1199" w:name="_ENREF_29"/>
      <w:r w:rsidRPr="00032288">
        <w:rPr>
          <w:noProof/>
        </w:rPr>
        <w:t>29.</w:t>
      </w:r>
    </w:p>
    <w:p w14:paraId="49ABB1A1" w14:textId="77777777" w:rsidR="00032288" w:rsidRPr="00032288" w:rsidRDefault="00032288" w:rsidP="00032288">
      <w:pPr>
        <w:pStyle w:val="EndNoteBibliography"/>
        <w:ind w:left="720" w:hanging="720"/>
        <w:rPr>
          <w:noProof/>
        </w:rPr>
      </w:pPr>
      <w:r w:rsidRPr="00032288">
        <w:rPr>
          <w:noProof/>
        </w:rPr>
        <w:t xml:space="preserve">Tipton, E. (2013). Robust variance estimation in meta-regression with binary dependent effects. </w:t>
      </w:r>
      <w:r w:rsidRPr="00032288">
        <w:rPr>
          <w:i/>
          <w:noProof/>
        </w:rPr>
        <w:t>Res Synth Methods</w:t>
      </w:r>
      <w:r w:rsidRPr="00032288">
        <w:rPr>
          <w:noProof/>
        </w:rPr>
        <w:t>, 4, 169-187.</w:t>
      </w:r>
      <w:bookmarkEnd w:id="1199"/>
    </w:p>
    <w:p w14:paraId="1C5E9BDB" w14:textId="77777777" w:rsidR="00032288" w:rsidRPr="00032288" w:rsidRDefault="00032288" w:rsidP="00032288">
      <w:pPr>
        <w:pStyle w:val="EndNoteBibliography"/>
        <w:ind w:left="720" w:hanging="720"/>
        <w:rPr>
          <w:noProof/>
        </w:rPr>
      </w:pPr>
      <w:bookmarkStart w:id="1200" w:name="_ENREF_30"/>
      <w:r w:rsidRPr="00032288">
        <w:rPr>
          <w:noProof/>
        </w:rPr>
        <w:t>30.</w:t>
      </w:r>
    </w:p>
    <w:p w14:paraId="5A92F8A0" w14:textId="77777777" w:rsidR="00032288" w:rsidRPr="00032288" w:rsidRDefault="00032288" w:rsidP="00032288">
      <w:pPr>
        <w:pStyle w:val="EndNoteBibliography"/>
        <w:ind w:left="720" w:hanging="720"/>
        <w:rPr>
          <w:noProof/>
        </w:rPr>
      </w:pPr>
      <w:r w:rsidRPr="00032288">
        <w:rPr>
          <w:noProof/>
        </w:rPr>
        <w:lastRenderedPageBreak/>
        <w:t xml:space="preserve">van Buuren, S. (2018). </w:t>
      </w:r>
      <w:r w:rsidRPr="00032288">
        <w:rPr>
          <w:i/>
          <w:noProof/>
        </w:rPr>
        <w:t>Flexible Imputation of Missing Data, Second Edition</w:t>
      </w:r>
      <w:r w:rsidRPr="00032288">
        <w:rPr>
          <w:noProof/>
        </w:rPr>
        <w:t>. 2nd edn. CRC Press, Boca Raton.</w:t>
      </w:r>
      <w:bookmarkEnd w:id="1200"/>
    </w:p>
    <w:p w14:paraId="1A046A75" w14:textId="77777777" w:rsidR="00032288" w:rsidRPr="00032288" w:rsidRDefault="00032288" w:rsidP="00032288">
      <w:pPr>
        <w:pStyle w:val="EndNoteBibliography"/>
        <w:ind w:left="720" w:hanging="720"/>
        <w:rPr>
          <w:noProof/>
        </w:rPr>
      </w:pPr>
      <w:bookmarkStart w:id="1201" w:name="_ENREF_31"/>
      <w:r w:rsidRPr="00032288">
        <w:rPr>
          <w:noProof/>
        </w:rPr>
        <w:t>31.</w:t>
      </w:r>
    </w:p>
    <w:p w14:paraId="3A0A7C70" w14:textId="77777777" w:rsidR="00032288" w:rsidRPr="00032288" w:rsidRDefault="00032288" w:rsidP="00032288">
      <w:pPr>
        <w:pStyle w:val="EndNoteBibliography"/>
        <w:ind w:left="720" w:hanging="720"/>
        <w:rPr>
          <w:noProof/>
        </w:rPr>
      </w:pPr>
      <w:r w:rsidRPr="00032288">
        <w:rPr>
          <w:noProof/>
        </w:rPr>
        <w:t xml:space="preserve">van Buuren, S. &amp; Groothuis-Oudshoorn, K. (2011). mice: Multivariate Imputation by Chained Equations in R. </w:t>
      </w:r>
      <w:r w:rsidRPr="00032288">
        <w:rPr>
          <w:i/>
          <w:noProof/>
        </w:rPr>
        <w:t>Journal of Statistical Software</w:t>
      </w:r>
      <w:r w:rsidRPr="00032288">
        <w:rPr>
          <w:noProof/>
        </w:rPr>
        <w:t>, 45, 1-67.</w:t>
      </w:r>
      <w:bookmarkEnd w:id="1201"/>
    </w:p>
    <w:p w14:paraId="2FF4747E" w14:textId="77777777" w:rsidR="00032288" w:rsidRPr="00032288" w:rsidRDefault="00032288" w:rsidP="00032288">
      <w:pPr>
        <w:pStyle w:val="EndNoteBibliography"/>
        <w:ind w:left="720" w:hanging="720"/>
        <w:rPr>
          <w:noProof/>
        </w:rPr>
      </w:pPr>
      <w:bookmarkStart w:id="1202" w:name="_ENREF_32"/>
      <w:r w:rsidRPr="00032288">
        <w:rPr>
          <w:noProof/>
        </w:rPr>
        <w:t>32.</w:t>
      </w:r>
    </w:p>
    <w:p w14:paraId="7C2BA680" w14:textId="77777777" w:rsidR="00032288" w:rsidRPr="00032288" w:rsidRDefault="00032288" w:rsidP="00032288">
      <w:pPr>
        <w:pStyle w:val="EndNoteBibliography"/>
        <w:ind w:left="720" w:hanging="720"/>
        <w:rPr>
          <w:noProof/>
        </w:rPr>
      </w:pPr>
      <w:r w:rsidRPr="00032288">
        <w:rPr>
          <w:noProof/>
        </w:rPr>
        <w:t xml:space="preserve">Viechtbauer, W. (2010). Conducting meta-analyses in R with the metafor package. </w:t>
      </w:r>
      <w:r w:rsidRPr="00032288">
        <w:rPr>
          <w:i/>
          <w:noProof/>
        </w:rPr>
        <w:t>Journal of Statistical Software</w:t>
      </w:r>
      <w:r w:rsidRPr="00032288">
        <w:rPr>
          <w:noProof/>
        </w:rPr>
        <w:t>, 36, 1-48.</w:t>
      </w:r>
      <w:bookmarkEnd w:id="1202"/>
    </w:p>
    <w:p w14:paraId="66A7E3DC" w14:textId="533D928A" w:rsidR="00143654" w:rsidRPr="002C0E60" w:rsidRDefault="00E91FEE" w:rsidP="00CC267A">
      <w:pPr>
        <w:spacing w:line="480" w:lineRule="auto"/>
        <w:contextualSpacing/>
        <w:rPr>
          <w:rFonts w:ascii="Times New Roman" w:hAnsi="Times New Roman"/>
        </w:rPr>
      </w:pPr>
      <w:r>
        <w:rPr>
          <w:rFonts w:ascii="Times New Roman" w:hAnsi="Times New Roman"/>
        </w:rPr>
        <w:fldChar w:fldCharType="end"/>
      </w:r>
    </w:p>
    <w:sectPr w:rsidR="00143654" w:rsidRPr="002C0E60"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hinichi Nakagawa" w:date="2021-07-17T14:54:00Z" w:initials="SN">
    <w:p w14:paraId="6611DE9E" w14:textId="50F070C5" w:rsidR="00244325" w:rsidRDefault="00244325">
      <w:pPr>
        <w:pStyle w:val="CommentText"/>
      </w:pPr>
      <w:r>
        <w:rPr>
          <w:rStyle w:val="CommentReference"/>
        </w:rPr>
        <w:annotationRef/>
      </w:r>
      <w:r>
        <w:t xml:space="preserve">Ecology Letters </w:t>
      </w:r>
    </w:p>
    <w:p w14:paraId="33231B05" w14:textId="77777777" w:rsidR="00275102" w:rsidRDefault="00275102">
      <w:pPr>
        <w:pStyle w:val="CommentText"/>
      </w:pPr>
    </w:p>
    <w:p w14:paraId="6EF48ED9" w14:textId="77777777" w:rsidR="00275102" w:rsidRDefault="00275102" w:rsidP="00275102">
      <w:pPr>
        <w:spacing w:after="0"/>
      </w:pPr>
      <w:r>
        <w:rPr>
          <w:rFonts w:ascii="Arial" w:hAnsi="Arial" w:cs="Arial"/>
          <w:color w:val="383838"/>
          <w:sz w:val="22"/>
          <w:szCs w:val="22"/>
          <w:shd w:val="clear" w:color="auto" w:fill="FFFFFF"/>
        </w:rPr>
        <w:t>Thank you for your proposal for a "Method" paper to Ecology Letters. The proposal looks interesting and I am hereby inviting a full manuscript submission. In preparing your manuscript, please consider the following:</w:t>
      </w:r>
      <w:r>
        <w:rPr>
          <w:rFonts w:ascii="Segoe UI" w:hAnsi="Segoe UI" w:cs="Segoe UI"/>
          <w:color w:val="383838"/>
          <w:sz w:val="21"/>
          <w:szCs w:val="21"/>
        </w:rPr>
        <w:br/>
      </w:r>
    </w:p>
    <w:p w14:paraId="371903F5"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Method articles are intended to introduce specific, generalizable research techniques to the ecology research community. Articles that merely introduce existing techniques from other areas of scientific research are not acceptable. Your manuscript will need to establish the generalizability, importance, and novelty of your approach. Additionally, if it concerns statistical methodology, you should develop the knowledge of the statistical performance of your technique to the greatest extent possible.</w:t>
      </w:r>
    </w:p>
    <w:p w14:paraId="55B9A1D9"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To be generally accessible, statistical contributions should be accompanied by high quality, open access, source code, and demonstrated in a case study.</w:t>
      </w:r>
    </w:p>
    <w:p w14:paraId="4D82E57C" w14:textId="77777777" w:rsidR="00275102" w:rsidRDefault="00275102" w:rsidP="00275102">
      <w:pPr>
        <w:rPr>
          <w:rFonts w:ascii="Times New Roman" w:hAnsi="Times New Roman"/>
        </w:rPr>
      </w:pPr>
      <w:r>
        <w:rPr>
          <w:rFonts w:ascii="Arial" w:hAnsi="Arial" w:cs="Arial"/>
          <w:color w:val="383838"/>
          <w:sz w:val="22"/>
          <w:szCs w:val="22"/>
          <w:shd w:val="clear" w:color="auto" w:fill="FFFFFF"/>
        </w:rPr>
        <w:t>Please let us know a date by which you anticipate submitting a manuscript so that we can include it in our planning. Additionally, when you submit your manuscript, please identify members of our editorial board who would be appropriate handling editors for this work. A full list of editors may be accessed online at </w:t>
      </w:r>
      <w:hyperlink r:id="rId1" w:tgtFrame="_blank" w:history="1">
        <w:r>
          <w:rPr>
            <w:rStyle w:val="Hyperlink"/>
            <w:rFonts w:ascii="Arial" w:hAnsi="Arial" w:cs="Arial"/>
            <w:color w:val="047AC6"/>
            <w:sz w:val="22"/>
            <w:szCs w:val="22"/>
            <w:bdr w:val="none" w:sz="0" w:space="0" w:color="auto" w:frame="1"/>
            <w:shd w:val="clear" w:color="auto" w:fill="FFFFFF"/>
          </w:rPr>
          <w:t>https://onlinelibrary.wiley.com/page/journal/14610248/homepage/editorialboard.html</w:t>
        </w:r>
      </w:hyperlink>
      <w:r>
        <w:rPr>
          <w:rFonts w:ascii="Arial" w:hAnsi="Arial" w:cs="Arial"/>
          <w:color w:val="383838"/>
          <w:sz w:val="22"/>
          <w:szCs w:val="22"/>
          <w:shd w:val="clear" w:color="auto" w:fill="FFFFFF"/>
        </w:rPr>
        <w:t>.</w:t>
      </w:r>
      <w:r>
        <w:rPr>
          <w:rFonts w:ascii="Segoe UI" w:hAnsi="Segoe UI" w:cs="Segoe UI"/>
          <w:color w:val="383838"/>
          <w:sz w:val="22"/>
          <w:szCs w:val="22"/>
        </w:rPr>
        <w:br/>
      </w:r>
      <w:r>
        <w:rPr>
          <w:rFonts w:ascii="Arial" w:hAnsi="Arial" w:cs="Arial"/>
          <w:color w:val="383838"/>
          <w:sz w:val="22"/>
          <w:szCs w:val="22"/>
        </w:rPr>
        <w:br/>
      </w:r>
      <w:r>
        <w:rPr>
          <w:rFonts w:ascii="Arial" w:hAnsi="Arial" w:cs="Arial"/>
          <w:color w:val="383838"/>
          <w:sz w:val="22"/>
          <w:szCs w:val="22"/>
          <w:shd w:val="clear" w:color="auto" w:fill="FFFFFF"/>
        </w:rPr>
        <w:t>Please note that acceptance of a proposal in no way preempts the likely acceptance of a manuscript in that all manuscripts are subject to the journal's full evaluation procedures and it is often hard for us to judge a manuscript based on a short proposal. Of course, we hope you are successful</w:t>
      </w:r>
    </w:p>
    <w:p w14:paraId="5CFA51CF" w14:textId="4D12D212" w:rsidR="00275102" w:rsidRDefault="00275102">
      <w:pPr>
        <w:pStyle w:val="CommentText"/>
      </w:pPr>
    </w:p>
  </w:comment>
  <w:comment w:id="6" w:author="Shinichi Nakagawa" w:date="2022-02-13T14:26:00Z" w:initials="SN">
    <w:p w14:paraId="04B118BB" w14:textId="190E60C7" w:rsidR="000B7731" w:rsidRDefault="000B7731">
      <w:pPr>
        <w:pStyle w:val="CommentText"/>
      </w:pPr>
      <w:r>
        <w:rPr>
          <w:rStyle w:val="CommentReference"/>
        </w:rPr>
        <w:annotationRef/>
      </w:r>
    </w:p>
  </w:comment>
  <w:comment w:id="14" w:author="Shinichi Nakagawa" w:date="2022-02-13T11:07:00Z" w:initials="SN">
    <w:p w14:paraId="3BD25764" w14:textId="7C5CCAD1" w:rsidR="00AF02EF" w:rsidRDefault="00AF02EF">
      <w:pPr>
        <w:pStyle w:val="CommentText"/>
      </w:pPr>
      <w:r>
        <w:rPr>
          <w:rStyle w:val="CommentReference"/>
        </w:rPr>
        <w:annotationRef/>
      </w:r>
    </w:p>
  </w:comment>
  <w:comment w:id="23" w:author="Spake R." w:date="2021-03-20T13:57:00Z" w:initials="RS">
    <w:p w14:paraId="375B03F6" w14:textId="68940F48" w:rsidR="00244325" w:rsidRDefault="00244325">
      <w:pPr>
        <w:pStyle w:val="CommentText"/>
      </w:pPr>
      <w:r>
        <w:rPr>
          <w:rStyle w:val="CommentReference"/>
        </w:rPr>
        <w:annotationRef/>
      </w:r>
      <w:r>
        <w:t>How much?</w:t>
      </w:r>
    </w:p>
  </w:comment>
  <w:comment w:id="24" w:author="Shinichi Nakagawa" w:date="2021-03-23T11:12:00Z" w:initials="SN">
    <w:p w14:paraId="39754A41" w14:textId="4FAFD8E8" w:rsidR="00244325" w:rsidRDefault="00244325">
      <w:pPr>
        <w:pStyle w:val="CommentText"/>
      </w:pPr>
      <w:r>
        <w:rPr>
          <w:rStyle w:val="CommentReference"/>
        </w:rPr>
        <w:annotationRef/>
      </w:r>
      <w:r>
        <w:t>It depends of course to the parameter setting – should we mention the worse case scenario??</w:t>
      </w:r>
    </w:p>
  </w:comment>
  <w:comment w:id="25" w:author="Alistair Senior" w:date="2021-03-29T12:46:00Z" w:initials="AS">
    <w:p w14:paraId="7AD9193F" w14:textId="4D84C544" w:rsidR="00244325" w:rsidRDefault="00244325">
      <w:pPr>
        <w:pStyle w:val="CommentText"/>
      </w:pPr>
      <w:r>
        <w:rPr>
          <w:rStyle w:val="CommentReference"/>
        </w:rPr>
        <w:annotationRef/>
      </w:r>
      <w:r>
        <w:t>I would mention worst case scenario yes</w:t>
      </w:r>
    </w:p>
  </w:comment>
  <w:comment w:id="26" w:author="Spake R." w:date="2021-03-20T14:00:00Z" w:initials="RS">
    <w:p w14:paraId="2035C73E" w14:textId="4935F212" w:rsidR="00244325" w:rsidRDefault="00244325">
      <w:pPr>
        <w:pStyle w:val="CommentText"/>
      </w:pPr>
      <w:r>
        <w:rPr>
          <w:rStyle w:val="CommentReference"/>
        </w:rPr>
        <w:annotationRef/>
      </w:r>
      <w:r>
        <w:t>Could this be made a little clearer?</w:t>
      </w:r>
    </w:p>
  </w:comment>
  <w:comment w:id="27" w:author="Daniel Noble" w:date="2021-03-21T12:39:00Z" w:initials="DN">
    <w:p w14:paraId="75233455" w14:textId="0AA7BF1C" w:rsidR="00244325" w:rsidRDefault="00244325">
      <w:pPr>
        <w:pStyle w:val="CommentText"/>
      </w:pPr>
      <w:r>
        <w:rPr>
          <w:rStyle w:val="CommentReference"/>
        </w:rPr>
        <w:annotationRef/>
      </w:r>
      <w:r>
        <w:t>Seems pretty clear to me, but I added a bit to pt 1</w:t>
      </w:r>
    </w:p>
  </w:comment>
  <w:comment w:id="28" w:author="Alistair Senior" w:date="2021-03-29T12:48:00Z" w:initials="AS">
    <w:p w14:paraId="09B48C57" w14:textId="7689AAFA" w:rsidR="00244325" w:rsidRDefault="00244325">
      <w:pPr>
        <w:pStyle w:val="CommentText"/>
      </w:pPr>
      <w:r>
        <w:rPr>
          <w:rStyle w:val="CommentReference"/>
        </w:rPr>
        <w:annotationRef/>
      </w:r>
      <w:r>
        <w:t>I find the parenthetical distracting – I would delete that</w:t>
      </w:r>
    </w:p>
  </w:comment>
  <w:comment w:id="29" w:author="Spake R." w:date="2021-03-20T14:24:00Z" w:initials="RS">
    <w:p w14:paraId="79FB5E4D" w14:textId="19AD9393" w:rsidR="00244325" w:rsidRDefault="00244325">
      <w:pPr>
        <w:pStyle w:val="CommentText"/>
      </w:pPr>
      <w:r>
        <w:rPr>
          <w:rStyle w:val="CommentReference"/>
        </w:rPr>
        <w:annotationRef/>
      </w:r>
      <w:r>
        <w:t>Provided there are no near-zero values! Lajeunesse provided a correction for that.</w:t>
      </w:r>
    </w:p>
  </w:comment>
  <w:comment w:id="31" w:author="Spake R." w:date="2021-03-20T14:23:00Z" w:initials="RS">
    <w:p w14:paraId="0AA2D809" w14:textId="7696F26F" w:rsidR="00244325" w:rsidRDefault="00244325">
      <w:pPr>
        <w:pStyle w:val="CommentText"/>
      </w:pPr>
      <w:r>
        <w:rPr>
          <w:rStyle w:val="CommentReference"/>
        </w:rPr>
        <w:annotationRef/>
      </w:r>
      <w:r>
        <w:t xml:space="preserve">Recent paper co-authored by Osenberg </w:t>
      </w:r>
      <w:hyperlink r:id="rId2" w:history="1">
        <w:r w:rsidRPr="000C04E6">
          <w:rPr>
            <w:rStyle w:val="Hyperlink"/>
          </w:rPr>
          <w:t>https://esajournals.onlinelibrary.wiley.com/doi/full/10.1002/ecs2.2419</w:t>
        </w:r>
      </w:hyperlink>
      <w:r>
        <w:t xml:space="preserve"> </w:t>
      </w:r>
    </w:p>
  </w:comment>
  <w:comment w:id="32" w:author="Shinichi Nakagawa" w:date="2021-03-23T11:45:00Z" w:initials="SN">
    <w:p w14:paraId="0C3A73CD" w14:textId="7EE8D587" w:rsidR="00244325" w:rsidRDefault="00244325">
      <w:pPr>
        <w:pStyle w:val="CommentText"/>
      </w:pPr>
      <w:r>
        <w:rPr>
          <w:rStyle w:val="CommentReference"/>
        </w:rPr>
        <w:annotationRef/>
      </w:r>
      <w:r>
        <w:t>This is a good one, include this paper</w:t>
      </w:r>
    </w:p>
  </w:comment>
  <w:comment w:id="77" w:author="Alistair Senior" w:date="2021-08-23T15:01:00Z" w:initials="AS">
    <w:p w14:paraId="07511FDF" w14:textId="4F0A15A8" w:rsidR="005B5C80" w:rsidRDefault="005B5C80">
      <w:pPr>
        <w:pStyle w:val="CommentText"/>
      </w:pPr>
      <w:r>
        <w:rPr>
          <w:rStyle w:val="CommentReference"/>
        </w:rPr>
        <w:annotationRef/>
      </w:r>
      <w:r>
        <w:t>In th</w:t>
      </w:r>
      <w:r w:rsidR="0087122B">
        <w:t>e</w:t>
      </w:r>
      <w:r>
        <w:t xml:space="preserve"> simulation I averaged away within-study correlations</w:t>
      </w:r>
      <w:r w:rsidR="004F493A">
        <w:t xml:space="preserve"> – mention here and/or below?</w:t>
      </w:r>
    </w:p>
  </w:comment>
  <w:comment w:id="83" w:author="Shinichi Nakagawa" w:date="2021-03-23T11:48:00Z" w:initials="SN">
    <w:p w14:paraId="1687C172" w14:textId="0346CF0B" w:rsidR="00244325" w:rsidRDefault="00244325">
      <w:pPr>
        <w:pStyle w:val="CommentText"/>
      </w:pPr>
      <w:r>
        <w:rPr>
          <w:rStyle w:val="CommentReference"/>
        </w:rPr>
        <w:annotationRef/>
      </w:r>
      <w:r>
        <w:t>I need to think about this a bit more for multilevel</w:t>
      </w:r>
    </w:p>
    <w:p w14:paraId="5D32D5E5" w14:textId="77777777" w:rsidR="00244325" w:rsidRDefault="00244325">
      <w:pPr>
        <w:pStyle w:val="CommentText"/>
      </w:pPr>
    </w:p>
    <w:p w14:paraId="56171B50" w14:textId="3BEE82BC" w:rsidR="00244325" w:rsidRDefault="00244325">
      <w:pPr>
        <w:pStyle w:val="CommentText"/>
      </w:pPr>
      <w:r>
        <w:t xml:space="preserve">We want to average per study and then, average over studies - </w:t>
      </w:r>
    </w:p>
  </w:comment>
  <w:comment w:id="84" w:author="Alistair Senior" w:date="2022-02-14T09:02:00Z" w:initials="AS">
    <w:p w14:paraId="02A75E05" w14:textId="77777777" w:rsidR="004807E2" w:rsidRDefault="004807E2" w:rsidP="004807E2">
      <w:pPr>
        <w:pStyle w:val="CommentText"/>
      </w:pPr>
      <w:r>
        <w:rPr>
          <w:rStyle w:val="CommentReference"/>
        </w:rPr>
        <w:annotationRef/>
      </w:r>
      <w:r>
        <w:rPr>
          <w:rStyle w:val="CommentReference"/>
        </w:rPr>
        <w:annotationRef/>
      </w:r>
      <w:r>
        <w:t>The worked example takes weighted average CV2 within study, then weights among studies using the mean n for the study as the weight.</w:t>
      </w:r>
    </w:p>
    <w:p w14:paraId="69CE8583" w14:textId="77777777" w:rsidR="004807E2" w:rsidRDefault="004807E2" w:rsidP="004807E2">
      <w:pPr>
        <w:pStyle w:val="CommentText"/>
      </w:pPr>
    </w:p>
    <w:p w14:paraId="32E4DD0F" w14:textId="77777777" w:rsidR="004807E2" w:rsidRDefault="004807E2" w:rsidP="004807E2">
      <w:pPr>
        <w:pStyle w:val="CommentText"/>
      </w:pPr>
      <w:r>
        <w:t>In the simulation the n within study is homogenous so weighting within study does not matter (although code does not do this either)</w:t>
      </w:r>
    </w:p>
    <w:p w14:paraId="2A3B9537" w14:textId="11015EEB" w:rsidR="004807E2" w:rsidRDefault="004807E2">
      <w:pPr>
        <w:pStyle w:val="CommentText"/>
      </w:pPr>
    </w:p>
  </w:comment>
  <w:comment w:id="85" w:author="Shinichi Nakagawa" w:date="2021-09-13T15:53:00Z" w:initials="SN">
    <w:p w14:paraId="16DD9F2B" w14:textId="048C8F86" w:rsidR="00D13B75" w:rsidRDefault="00D13B75">
      <w:pPr>
        <w:pStyle w:val="CommentText"/>
      </w:pPr>
      <w:r>
        <w:rPr>
          <w:rStyle w:val="CommentReference"/>
        </w:rPr>
        <w:annotationRef/>
      </w:r>
      <w:r>
        <w:t xml:space="preserve">Ask Alistiar – whether we usd this or </w:t>
      </w:r>
      <w:r w:rsidR="00BF3ACB">
        <w:t>normal lnRR</w:t>
      </w:r>
    </w:p>
  </w:comment>
  <w:comment w:id="86" w:author="Alistair Senior" w:date="2022-02-14T08:59:00Z" w:initials="AS">
    <w:p w14:paraId="58E237BE" w14:textId="453A4A16" w:rsidR="00000336" w:rsidRDefault="00000336" w:rsidP="004807E2">
      <w:pPr>
        <w:pStyle w:val="CommentText"/>
      </w:pPr>
      <w:r>
        <w:rPr>
          <w:rStyle w:val="CommentReference"/>
        </w:rPr>
        <w:annotationRef/>
      </w:r>
      <w:r w:rsidR="004807E2">
        <w:t>We discussed right</w:t>
      </w:r>
    </w:p>
  </w:comment>
  <w:comment w:id="152" w:author="Shinichi Nakagawa" w:date="2022-02-13T09:03:00Z" w:initials="SN">
    <w:p w14:paraId="4957F327" w14:textId="10598E91" w:rsidR="00EC5074" w:rsidRDefault="00EC5074">
      <w:pPr>
        <w:pStyle w:val="CommentText"/>
      </w:pPr>
      <w:r>
        <w:rPr>
          <w:rStyle w:val="CommentReference"/>
        </w:rPr>
        <w:annotationRef/>
      </w:r>
      <w:r>
        <w:t>I know what to cite here</w:t>
      </w:r>
    </w:p>
  </w:comment>
  <w:comment w:id="198" w:author="Shinichi Nakagawa" w:date="2022-02-13T14:48:00Z" w:initials="SN">
    <w:p w14:paraId="4096AD0C" w14:textId="24AC3E2F" w:rsidR="008D05BC" w:rsidRDefault="008D05BC">
      <w:pPr>
        <w:pStyle w:val="CommentText"/>
      </w:pPr>
      <w:r>
        <w:rPr>
          <w:rStyle w:val="CommentReference"/>
        </w:rPr>
        <w:annotationRef/>
      </w:r>
      <w:r>
        <w:t>More references</w:t>
      </w:r>
    </w:p>
  </w:comment>
  <w:comment w:id="202" w:author="Alistair Senior" w:date="2021-03-29T13:45:00Z" w:initials="AS">
    <w:p w14:paraId="7718BCAF" w14:textId="3A1D0808" w:rsidR="00244325" w:rsidRDefault="00244325">
      <w:pPr>
        <w:pStyle w:val="CommentText"/>
      </w:pPr>
      <w:r>
        <w:rPr>
          <w:rStyle w:val="CommentReference"/>
        </w:rPr>
        <w:annotationRef/>
      </w:r>
      <w:r>
        <w:t>Why not apply the multiplicative correction more broadly to also include those effect sizes with small n?</w:t>
      </w:r>
    </w:p>
  </w:comment>
  <w:comment w:id="208" w:author="Daniel Noble" w:date="2021-03-21T14:15:00Z" w:initials="DN">
    <w:p w14:paraId="00E2E3B3" w14:textId="291A3F92" w:rsidR="00244325" w:rsidRDefault="00244325">
      <w:pPr>
        <w:pStyle w:val="CommentText"/>
      </w:pPr>
      <w:r>
        <w:rPr>
          <w:rStyle w:val="CommentReference"/>
        </w:rPr>
        <w:annotationRef/>
      </w:r>
      <w:r>
        <w:t>Really cool! This is the bit that made me understand equation 7, and it may also answer my other comment. If we have Neffects &gt;&gt; Nstudies, we don’t care so much, you just average over all effects, or do we need to deal with averaging within studies first?</w:t>
      </w:r>
    </w:p>
  </w:comment>
  <w:comment w:id="212" w:author="Shinichi Nakagawa" w:date="2022-02-13T14:48:00Z" w:initials="SN">
    <w:p w14:paraId="2AAD0384" w14:textId="77777777" w:rsidR="007E2641" w:rsidRDefault="007E2641" w:rsidP="007E2641">
      <w:pPr>
        <w:pStyle w:val="CommentText"/>
      </w:pPr>
      <w:r>
        <w:rPr>
          <w:rStyle w:val="CommentReference"/>
        </w:rPr>
        <w:annotationRef/>
      </w:r>
      <w:r>
        <w:t>More references</w:t>
      </w:r>
    </w:p>
  </w:comment>
  <w:comment w:id="237" w:author="Alistair Senior" w:date="2021-08-23T09:24:00Z" w:initials="AS">
    <w:p w14:paraId="46FE5BA8" w14:textId="59968CC3" w:rsidR="00062D35" w:rsidRDefault="00062D35">
      <w:pPr>
        <w:pStyle w:val="CommentText"/>
      </w:pPr>
      <w:r>
        <w:rPr>
          <w:rStyle w:val="CommentReference"/>
        </w:rPr>
        <w:annotationRef/>
      </w:r>
      <w:r>
        <w:t>I have only written up multi-level simulation.</w:t>
      </w:r>
    </w:p>
  </w:comment>
  <w:comment w:id="299" w:author="Alistair Senior" w:date="2021-08-24T08:56:00Z" w:initials="AS">
    <w:p w14:paraId="4C1BDAA9" w14:textId="0A2AC95C" w:rsidR="002E52F2" w:rsidRDefault="002E52F2">
      <w:pPr>
        <w:pStyle w:val="CommentText"/>
      </w:pPr>
      <w:r>
        <w:rPr>
          <w:rStyle w:val="CommentReference"/>
        </w:rPr>
        <w:annotationRef/>
      </w:r>
      <w:r w:rsidR="00325568">
        <w:t xml:space="preserve">I parametrised this so it ends up with a very </w:t>
      </w:r>
      <w:r>
        <w:t>similar</w:t>
      </w:r>
      <w:r w:rsidR="00325568">
        <w:t xml:space="preserve"> distribution</w:t>
      </w:r>
      <w:r>
        <w:t xml:space="preserve"> to the macdonald paper I sent to Dan for the worked example</w:t>
      </w:r>
      <w:r w:rsidR="003564BD">
        <w:t>. Maybe should cite here</w:t>
      </w:r>
      <w:r w:rsidR="00AC7912">
        <w:t>?</w:t>
      </w:r>
    </w:p>
  </w:comment>
  <w:comment w:id="398" w:author="Shinichi Nakagawa" w:date="2022-02-13T11:28:00Z" w:initials="SN">
    <w:p w14:paraId="6EDD7DF2" w14:textId="4235B2A9" w:rsidR="007D7DB8" w:rsidRDefault="007D7DB8">
      <w:pPr>
        <w:pStyle w:val="CommentText"/>
      </w:pPr>
      <w:r>
        <w:rPr>
          <w:rStyle w:val="CommentReference"/>
        </w:rPr>
        <w:annotationRef/>
      </w:r>
    </w:p>
  </w:comment>
  <w:comment w:id="399" w:author="Shinichi Nakagawa" w:date="2022-02-13T11:28:00Z" w:initials="SN">
    <w:p w14:paraId="7198E581" w14:textId="0196F8B8" w:rsidR="007D7DB8" w:rsidRDefault="007D7DB8">
      <w:pPr>
        <w:pStyle w:val="CommentText"/>
      </w:pPr>
      <w:r>
        <w:rPr>
          <w:rStyle w:val="CommentReference"/>
        </w:rPr>
        <w:annotationRef/>
      </w:r>
      <w:r>
        <w:t xml:space="preserve">Study N = Effect N – Alistair has already done this and the results are similar </w:t>
      </w:r>
    </w:p>
  </w:comment>
  <w:comment w:id="403" w:author="Alistair Senior" w:date="2021-08-23T07:50:00Z" w:initials="AS">
    <w:p w14:paraId="5F242609" w14:textId="77777777" w:rsidR="000C4D96" w:rsidRDefault="000C4D96">
      <w:pPr>
        <w:pStyle w:val="CommentText"/>
      </w:pPr>
      <w:r>
        <w:rPr>
          <w:rStyle w:val="CommentReference"/>
        </w:rPr>
        <w:annotationRef/>
      </w:r>
      <w:r>
        <w:t>As you will see, method 1.2 is probably the best solution often outperforming even the complete data.</w:t>
      </w:r>
    </w:p>
    <w:p w14:paraId="63DBC18D" w14:textId="77777777" w:rsidR="000C4D96" w:rsidRDefault="000C4D96">
      <w:pPr>
        <w:pStyle w:val="CommentText"/>
      </w:pPr>
    </w:p>
    <w:p w14:paraId="4F95FD83" w14:textId="1B27ABEF" w:rsidR="000C4D96" w:rsidRDefault="000C4D96">
      <w:pPr>
        <w:pStyle w:val="CommentText"/>
      </w:pPr>
      <w:r>
        <w:t>Rather than focussing on the circumstances where other methods fail, I have thus focussed on this approach. Dissecting the results in detail for the other methods under each scenario was going to get a bit cumbersome.</w:t>
      </w:r>
      <w:r w:rsidR="00B60742">
        <w:t xml:space="preserve"> We can discuss if you think this is missing</w:t>
      </w:r>
      <w:r w:rsidR="004176ED">
        <w:t>. For a hardcore stats journal they would want to see all this I think</w:t>
      </w:r>
    </w:p>
  </w:comment>
  <w:comment w:id="432" w:author="Alistair Senior" w:date="2021-08-23T08:37:00Z" w:initials="AS">
    <w:p w14:paraId="57775A8F" w14:textId="2CC90A3D" w:rsidR="00577040" w:rsidRDefault="00577040">
      <w:pPr>
        <w:pStyle w:val="CommentText"/>
      </w:pPr>
      <w:r>
        <w:rPr>
          <w:rStyle w:val="CommentReference"/>
        </w:rPr>
        <w:annotationRef/>
      </w:r>
      <w:r>
        <w:t>Method 3 correlates very strongly with the complete data, perhaps explaining why in Wolfgangs script where he compared to complete data analysis it looks good. However, the complete data analysis itself is prone to bias, so maybe overall not great.</w:t>
      </w:r>
    </w:p>
  </w:comment>
  <w:comment w:id="477" w:author="Alistair Senior" w:date="2021-08-23T07:35:00Z" w:initials="AS">
    <w:p w14:paraId="79C9B53B" w14:textId="3DBDD635" w:rsidR="00E81407" w:rsidRDefault="00E81407">
      <w:pPr>
        <w:pStyle w:val="CommentText"/>
      </w:pPr>
      <w:r>
        <w:rPr>
          <w:rStyle w:val="CommentReference"/>
        </w:rPr>
        <w:annotationRef/>
      </w:r>
      <w:r>
        <w:t>Could be assessed via heterogeneity stats from meta-analysis of lnCV! Pre-analysis.</w:t>
      </w:r>
    </w:p>
  </w:comment>
  <w:comment w:id="522" w:author="Alistair Senior" w:date="2021-08-23T21:27:00Z" w:initials="AS">
    <w:p w14:paraId="0245A07D" w14:textId="0BEA9A2C" w:rsidR="008006D6" w:rsidRDefault="008006D6">
      <w:pPr>
        <w:pStyle w:val="CommentText"/>
      </w:pPr>
      <w:r>
        <w:rPr>
          <w:rStyle w:val="CommentReference"/>
        </w:rPr>
        <w:annotationRef/>
      </w:r>
      <w:r>
        <w:t>Discussion points as per my marginal comments or could be worked in here or below.</w:t>
      </w:r>
    </w:p>
  </w:comment>
  <w:comment w:id="526" w:author="Alistair Senior" w:date="2021-08-23T08:53:00Z" w:initials="AS">
    <w:p w14:paraId="7897E093" w14:textId="28BBEB80" w:rsidR="00D82AF9" w:rsidRDefault="00D82AF9">
      <w:pPr>
        <w:pStyle w:val="CommentText"/>
      </w:pPr>
      <w:r>
        <w:rPr>
          <w:rStyle w:val="CommentReference"/>
        </w:rPr>
        <w:annotationRef/>
      </w:r>
      <w:r>
        <w:t>Also has the benefit of being very easy to implement.</w:t>
      </w:r>
    </w:p>
  </w:comment>
  <w:comment w:id="533" w:author="Alistair Senior" w:date="2021-08-23T08:48:00Z" w:initials="AS">
    <w:p w14:paraId="624D1123" w14:textId="77777777" w:rsidR="008350B0" w:rsidRDefault="008350B0" w:rsidP="008350B0">
      <w:pPr>
        <w:pStyle w:val="CommentText"/>
      </w:pPr>
      <w:r>
        <w:rPr>
          <w:rStyle w:val="CommentReference"/>
        </w:rPr>
        <w:annotationRef/>
      </w:r>
      <w:r>
        <w:t>I  would recommend that, if studies are small, first evaluate if SDs are highly heterogenous using meta-analysis of lnCV. If so, re-analyse using method 1.1 or 3 to see if results are stable.</w:t>
      </w:r>
    </w:p>
  </w:comment>
  <w:comment w:id="529" w:author="Alistair Senior" w:date="2021-08-23T08:48:00Z" w:initials="AS">
    <w:p w14:paraId="6A39F216" w14:textId="7D35FBF4" w:rsidR="0025567B" w:rsidRDefault="0025567B">
      <w:pPr>
        <w:pStyle w:val="CommentText"/>
      </w:pPr>
      <w:r>
        <w:rPr>
          <w:rStyle w:val="CommentReference"/>
        </w:rPr>
        <w:annotationRef/>
      </w:r>
      <w:r>
        <w:t xml:space="preserve">I </w:t>
      </w:r>
      <w:r w:rsidR="00F5079F">
        <w:t xml:space="preserve"> </w:t>
      </w:r>
      <w:r>
        <w:t>would recommend that, if studies are small, first evaluate if SDs are highly heterogenous using meta-analysis of lnCV. If so, re-analyse using method 1.1 or 3 to see if results are stable.</w:t>
      </w:r>
    </w:p>
  </w:comment>
  <w:comment w:id="544" w:author="Alistair Senior" w:date="2021-08-24T10:24:00Z" w:initials="AS">
    <w:p w14:paraId="2185903D" w14:textId="2F5BD0AE" w:rsidR="00067D16" w:rsidRDefault="00067D16">
      <w:pPr>
        <w:pStyle w:val="CommentText"/>
      </w:pPr>
      <w:r>
        <w:rPr>
          <w:rStyle w:val="CommentReference"/>
        </w:rPr>
        <w:annotationRef/>
      </w:r>
      <w:r>
        <w:t>Satterthwaiute correction?</w:t>
      </w:r>
    </w:p>
  </w:comment>
  <w:comment w:id="545" w:author="Alistair Senior" w:date="2021-08-23T08:52:00Z" w:initials="AS">
    <w:p w14:paraId="683D7547" w14:textId="3E4E3E8F" w:rsidR="00D82AF9" w:rsidRDefault="00D82AF9">
      <w:pPr>
        <w:pStyle w:val="CommentText"/>
      </w:pPr>
      <w:r>
        <w:rPr>
          <w:rStyle w:val="CommentReference"/>
        </w:rPr>
        <w:annotationRef/>
      </w:r>
      <w:r>
        <w:t>In absolute terms this is a very small bias</w:t>
      </w:r>
      <w:r w:rsidR="00130749">
        <w:t>. If het is already super low, who cares if its estimated to be a bit lower.</w:t>
      </w:r>
      <w:r>
        <w:t xml:space="preserve"> </w:t>
      </w:r>
      <w:r w:rsidR="00130749">
        <w:t>A</w:t>
      </w:r>
      <w:r>
        <w:t>lso heterogeneity is unlikely to be low in eco-evo studies</w:t>
      </w:r>
      <w:r w:rsidR="00130749">
        <w:t>, anyway</w:t>
      </w:r>
      <w:r>
        <w:t>.</w:t>
      </w:r>
    </w:p>
  </w:comment>
  <w:comment w:id="550" w:author="Alistair Senior" w:date="2021-08-23T09:10:00Z" w:initials="AS">
    <w:p w14:paraId="41A5BBEE" w14:textId="77777777" w:rsidR="00A24C21" w:rsidRDefault="00A24C21">
      <w:pPr>
        <w:pStyle w:val="CommentText"/>
      </w:pPr>
      <w:r>
        <w:rPr>
          <w:rStyle w:val="CommentReference"/>
        </w:rPr>
        <w:annotationRef/>
      </w:r>
      <w:r>
        <w:t>Again unlikely in eco-eco studies</w:t>
      </w:r>
      <w:r w:rsidR="003564C9">
        <w:t>. Also, interpreting heterogeneity in absolute terms, as well as, I2 will be protection against this and prevent coming to an inappropriate conclusion.</w:t>
      </w:r>
    </w:p>
    <w:p w14:paraId="31C8BBF3" w14:textId="77777777" w:rsidR="004E5F53" w:rsidRDefault="004E5F53">
      <w:pPr>
        <w:pStyle w:val="CommentText"/>
      </w:pPr>
    </w:p>
    <w:p w14:paraId="0C8A647D" w14:textId="268E9CA3" w:rsidR="004E5F53" w:rsidRDefault="004E5F53">
      <w:pPr>
        <w:pStyle w:val="CommentText"/>
      </w:pPr>
      <w:r>
        <w:t xml:space="preserve">Seems like method 1.2 just randomly distributes variance between within- and among-study levels when tau2 is low </w:t>
      </w:r>
    </w:p>
  </w:comment>
  <w:comment w:id="562" w:author="Shinichi Nakagawa" w:date="2022-02-13T12:33:00Z" w:initials="SN">
    <w:p w14:paraId="23F17715" w14:textId="77777777" w:rsidR="00FA41A9" w:rsidRDefault="00FA41A9">
      <w:pPr>
        <w:pStyle w:val="CommentText"/>
      </w:pPr>
      <w:r>
        <w:rPr>
          <w:rStyle w:val="CommentReference"/>
        </w:rPr>
        <w:annotationRef/>
      </w:r>
      <w:r>
        <w:t>Some of this can go to the worked example</w:t>
      </w:r>
    </w:p>
    <w:p w14:paraId="6DB0BE4A" w14:textId="77777777" w:rsidR="00FA41A9" w:rsidRDefault="00FA41A9">
      <w:pPr>
        <w:pStyle w:val="CommentText"/>
      </w:pPr>
    </w:p>
    <w:p w14:paraId="1C3D1B67" w14:textId="1BB49BED" w:rsidR="00FA41A9" w:rsidRDefault="00FA41A9">
      <w:pPr>
        <w:pStyle w:val="CommentText"/>
      </w:pPr>
      <w:r>
        <w:t>As we introduce VCV and RVE</w:t>
      </w:r>
    </w:p>
  </w:comment>
  <w:comment w:id="563" w:author="Shinichi Nakagawa" w:date="2021-09-13T08:59:00Z" w:initials="SN">
    <w:p w14:paraId="01785F1C" w14:textId="77777777" w:rsidR="00E81105" w:rsidRDefault="00E81105" w:rsidP="00E81105">
      <w:pPr>
        <w:pStyle w:val="CommentText"/>
      </w:pPr>
      <w:r>
        <w:rPr>
          <w:rStyle w:val="CommentReference"/>
        </w:rPr>
        <w:annotationRef/>
      </w:r>
      <w:r>
        <w:t>We can move this somewhere later</w:t>
      </w:r>
    </w:p>
  </w:comment>
  <w:comment w:id="568" w:author="Shinichi Nakagawa" w:date="2022-02-13T11:39:00Z" w:initials="SN">
    <w:p w14:paraId="11F40938" w14:textId="7568EBC5" w:rsidR="00774454" w:rsidRDefault="00774454">
      <w:pPr>
        <w:pStyle w:val="CommentText"/>
      </w:pPr>
      <w:r>
        <w:rPr>
          <w:rStyle w:val="CommentReference"/>
        </w:rPr>
        <w:annotationRef/>
      </w:r>
      <w:r>
        <w:t>We can keep some of this</w:t>
      </w:r>
    </w:p>
  </w:comment>
  <w:comment w:id="569" w:author="Daniel Noble" w:date="2021-03-21T14:20:00Z" w:initials="DN">
    <w:p w14:paraId="01E56907" w14:textId="77777777" w:rsidR="00E81105" w:rsidRDefault="00E81105" w:rsidP="00E81105">
      <w:pPr>
        <w:pStyle w:val="CommentText"/>
      </w:pPr>
      <w:r>
        <w:rPr>
          <w:rStyle w:val="CommentReference"/>
        </w:rPr>
        <w:annotationRef/>
      </w:r>
      <w:r>
        <w:t>I would just keep notation consistent with above when you mix the equation 7 to supplement vi for missing SD’s This is pretty cool.</w:t>
      </w:r>
    </w:p>
    <w:p w14:paraId="58FAD954" w14:textId="77777777" w:rsidR="00E81105" w:rsidRDefault="00E81105" w:rsidP="00E81105">
      <w:pPr>
        <w:pStyle w:val="CommentText"/>
      </w:pPr>
    </w:p>
    <w:p w14:paraId="2A70622A" w14:textId="77777777" w:rsidR="00E81105" w:rsidRDefault="00E81105" w:rsidP="00E81105">
      <w:pPr>
        <w:pStyle w:val="CommentText"/>
      </w:pPr>
    </w:p>
  </w:comment>
  <w:comment w:id="570" w:author="Shinichi Nakagawa" w:date="2021-03-24T06:45:00Z" w:initials="SN">
    <w:p w14:paraId="3472AD0A" w14:textId="77777777" w:rsidR="00E81105" w:rsidRDefault="00E81105" w:rsidP="00E81105">
      <w:pPr>
        <w:pStyle w:val="CommentText"/>
      </w:pPr>
      <w:r>
        <w:rPr>
          <w:rStyle w:val="CommentReference"/>
        </w:rPr>
        <w:annotationRef/>
      </w:r>
      <w:r>
        <w:t>This is correct and this has to be like this as v3 = phi*v3_tilde (yes) – but added more to reduce confusion</w:t>
      </w:r>
    </w:p>
  </w:comment>
  <w:comment w:id="574" w:author="Shinichi Nakagawa" w:date="2021-10-04T16:37:00Z" w:initials="SN">
    <w:p w14:paraId="0FCCC09F" w14:textId="77777777" w:rsidR="00A20F87" w:rsidRDefault="00A20F87">
      <w:pPr>
        <w:pStyle w:val="CommentText"/>
      </w:pPr>
      <w:r>
        <w:rPr>
          <w:rStyle w:val="CommentReference"/>
        </w:rPr>
        <w:annotationRef/>
      </w:r>
      <w:r>
        <w:t xml:space="preserve">Cite a new </w:t>
      </w:r>
      <w:r w:rsidR="00DE059E">
        <w:t>paper</w:t>
      </w:r>
    </w:p>
    <w:p w14:paraId="33E2E806" w14:textId="77777777" w:rsidR="00DE059E" w:rsidRDefault="00DE059E">
      <w:pPr>
        <w:pStyle w:val="CommentText"/>
      </w:pPr>
    </w:p>
    <w:p w14:paraId="084094D5" w14:textId="77777777" w:rsidR="00DE059E" w:rsidRPr="00DE059E" w:rsidRDefault="00DE059E" w:rsidP="00DE059E">
      <w:pPr>
        <w:spacing w:after="0"/>
        <w:rPr>
          <w:rFonts w:ascii="Times New Roman" w:eastAsia="Times New Roman" w:hAnsi="Times New Roman"/>
        </w:rPr>
      </w:pPr>
      <w:r w:rsidRPr="00DE059E">
        <w:rPr>
          <w:rFonts w:ascii="Arial" w:eastAsia="Times New Roman" w:hAnsi="Arial" w:cs="Arial"/>
          <w:color w:val="222222"/>
          <w:sz w:val="20"/>
          <w:szCs w:val="20"/>
          <w:shd w:val="clear" w:color="auto" w:fill="FFFFFF"/>
        </w:rPr>
        <w:t>Pustejovsky, James E., and Elizabeth Tipton. "Meta-analysis with Robust Variance Estimation: Expanding the range of working models." </w:t>
      </w:r>
      <w:r w:rsidRPr="00DE059E">
        <w:rPr>
          <w:rFonts w:ascii="Arial" w:eastAsia="Times New Roman" w:hAnsi="Arial" w:cs="Arial"/>
          <w:i/>
          <w:iCs/>
          <w:color w:val="222222"/>
          <w:sz w:val="20"/>
          <w:szCs w:val="20"/>
          <w:shd w:val="clear" w:color="auto" w:fill="FFFFFF"/>
        </w:rPr>
        <w:t>Prevention Science</w:t>
      </w:r>
      <w:r w:rsidRPr="00DE059E">
        <w:rPr>
          <w:rFonts w:ascii="Arial" w:eastAsia="Times New Roman" w:hAnsi="Arial" w:cs="Arial"/>
          <w:color w:val="222222"/>
          <w:sz w:val="20"/>
          <w:szCs w:val="20"/>
          <w:shd w:val="clear" w:color="auto" w:fill="FFFFFF"/>
        </w:rPr>
        <w:t> (2021): 1-14.</w:t>
      </w:r>
    </w:p>
    <w:p w14:paraId="6A3A1735" w14:textId="4E8DFBE5" w:rsidR="00DE059E" w:rsidRDefault="00DE059E">
      <w:pPr>
        <w:pStyle w:val="CommentText"/>
      </w:pPr>
    </w:p>
  </w:comment>
  <w:comment w:id="603" w:author="Shinichi Nakagawa" w:date="2021-07-17T14:52:00Z" w:initials="SN">
    <w:p w14:paraId="0D46F2C8" w14:textId="77777777" w:rsidR="00FA41A9" w:rsidRDefault="00FA41A9" w:rsidP="00FA41A9">
      <w:pPr>
        <w:pStyle w:val="CommentText"/>
      </w:pPr>
      <w:r>
        <w:rPr>
          <w:rStyle w:val="CommentReference"/>
        </w:rPr>
        <w:annotationRef/>
      </w:r>
      <w:r>
        <w:t>Real examples – implementing 3 methods so people know how to do it</w:t>
      </w:r>
    </w:p>
  </w:comment>
  <w:comment w:id="604" w:author="Alistair Senior" w:date="2021-08-23T08:53:00Z" w:initials="AS">
    <w:p w14:paraId="75DC8917" w14:textId="77777777" w:rsidR="00FA41A9" w:rsidRDefault="00FA41A9" w:rsidP="00FA41A9">
      <w:pPr>
        <w:pStyle w:val="CommentText"/>
      </w:pPr>
      <w:r>
        <w:rPr>
          <w:rStyle w:val="CommentReference"/>
        </w:rPr>
        <w:annotationRef/>
      </w:r>
      <w:r>
        <w:t>I would suggest showing methods 1.1, 1.2 and maybe 3. Method 2 has little benefit over the other based on the simulation.</w:t>
      </w:r>
    </w:p>
  </w:comment>
  <w:comment w:id="609" w:author="Shinichi Nakagawa" w:date="2022-02-13T14:31:00Z" w:initials="SN">
    <w:p w14:paraId="2A860C7B" w14:textId="68BD25DE" w:rsidR="000B7731" w:rsidRDefault="000B7731">
      <w:pPr>
        <w:pStyle w:val="CommentText"/>
      </w:pPr>
      <w:r>
        <w:rPr>
          <w:rStyle w:val="CommentReference"/>
        </w:rPr>
        <w:annotationRef/>
      </w:r>
      <w:r>
        <w:t>Weighed average and weighted average</w:t>
      </w:r>
    </w:p>
  </w:comment>
  <w:comment w:id="650" w:author="Alistair Senior" w:date="2022-02-14T11:29:00Z" w:initials="AS">
    <w:p w14:paraId="0C29D687" w14:textId="61C39529" w:rsidR="005C64CE" w:rsidRDefault="005C64CE">
      <w:pPr>
        <w:pStyle w:val="CommentText"/>
      </w:pPr>
      <w:r>
        <w:rPr>
          <w:rStyle w:val="CommentReference"/>
        </w:rPr>
        <w:annotationRef/>
      </w:r>
      <w:r>
        <w:t xml:space="preserve">I’m thinking that we should just present results that account for non-independence through VCV rather than over complicating. </w:t>
      </w:r>
    </w:p>
  </w:comment>
  <w:comment w:id="640" w:author="Shinichi Nakagawa" w:date="2022-02-15T06:28:00Z" w:initials="SN">
    <w:p w14:paraId="743F076C" w14:textId="77777777" w:rsidR="00B4322B" w:rsidRDefault="00B4322B" w:rsidP="00256162">
      <w:r>
        <w:rPr>
          <w:rStyle w:val="CommentReference"/>
        </w:rPr>
        <w:annotationRef/>
      </w:r>
      <w:r>
        <w:t>avoid complete cases etc</w:t>
      </w:r>
    </w:p>
  </w:comment>
  <w:comment w:id="893" w:author="Shinichi Nakagawa" w:date="2021-07-17T14:52:00Z" w:initials="SN">
    <w:p w14:paraId="2B1A99E8" w14:textId="310CB019" w:rsidR="00244325" w:rsidRDefault="00244325">
      <w:pPr>
        <w:pStyle w:val="CommentText"/>
      </w:pPr>
      <w:r>
        <w:rPr>
          <w:rStyle w:val="CommentReference"/>
        </w:rPr>
        <w:annotationRef/>
      </w:r>
      <w:r>
        <w:t>Real examples – implementing 3 methods so people know how to do it</w:t>
      </w:r>
    </w:p>
  </w:comment>
  <w:comment w:id="894" w:author="Alistair Senior" w:date="2021-08-23T08:53:00Z" w:initials="AS">
    <w:p w14:paraId="644F7E17" w14:textId="2353FB4F" w:rsidR="00D82AF9" w:rsidRDefault="00D82AF9">
      <w:pPr>
        <w:pStyle w:val="CommentText"/>
      </w:pPr>
      <w:r>
        <w:rPr>
          <w:rStyle w:val="CommentReference"/>
        </w:rPr>
        <w:annotationRef/>
      </w:r>
      <w:r>
        <w:t>I would suggest showing methods 1.1, 1.2 and maybe 3. Method 2 has little benefit over the other based on the simulation.</w:t>
      </w:r>
    </w:p>
  </w:comment>
  <w:comment w:id="897" w:author="Daniel Noble" w:date="2021-03-21T14:25:00Z" w:initials="DN">
    <w:p w14:paraId="3D895AA5" w14:textId="33AB8585" w:rsidR="00244325" w:rsidRDefault="00244325">
      <w:pPr>
        <w:pStyle w:val="CommentText"/>
      </w:pPr>
      <w:r>
        <w:rPr>
          <w:rStyle w:val="CommentReference"/>
        </w:rPr>
        <w:annotationRef/>
      </w:r>
      <w:r>
        <w:t>I’m of course very happy to help put this stuff together…</w:t>
      </w:r>
    </w:p>
  </w:comment>
  <w:comment w:id="908" w:author="Shinichi Nakagawa" w:date="2021-10-04T16:35:00Z" w:initials="SN">
    <w:p w14:paraId="61E7BD4A" w14:textId="745BBD12" w:rsidR="005F4DAF" w:rsidRDefault="005F4DAF">
      <w:pPr>
        <w:pStyle w:val="CommentText"/>
      </w:pPr>
      <w:r>
        <w:rPr>
          <w:rStyle w:val="CommentReference"/>
        </w:rPr>
        <w:annotationRef/>
      </w:r>
      <w:r>
        <w:t>What is unresolved??</w:t>
      </w:r>
    </w:p>
  </w:comment>
  <w:comment w:id="913" w:author="Shinichi Nakagawa" w:date="2021-07-17T14:52:00Z" w:initials="SN">
    <w:p w14:paraId="273063D5" w14:textId="1F113234" w:rsidR="00244325" w:rsidRDefault="00244325">
      <w:pPr>
        <w:pStyle w:val="CommentText"/>
      </w:pPr>
      <w:r>
        <w:rPr>
          <w:rStyle w:val="CommentReference"/>
        </w:rPr>
        <w:annotationRef/>
      </w:r>
      <w:r>
        <w:t>Overall discussion</w:t>
      </w:r>
    </w:p>
  </w:comment>
  <w:comment w:id="1141" w:author="Shinichi Nakagawa" w:date="2021-03-24T06:55:00Z" w:initials="SN">
    <w:p w14:paraId="173542E9" w14:textId="77777777" w:rsidR="00244325" w:rsidRDefault="00244325">
      <w:pPr>
        <w:pStyle w:val="CommentText"/>
      </w:pPr>
      <w:r>
        <w:rPr>
          <w:rStyle w:val="CommentReference"/>
        </w:rPr>
        <w:annotationRef/>
      </w:r>
      <w:r>
        <w:t>I think this method is when SD is missing in a few effect sizes.</w:t>
      </w:r>
    </w:p>
    <w:p w14:paraId="2BBC8ABC" w14:textId="77777777" w:rsidR="00244325" w:rsidRDefault="00244325">
      <w:pPr>
        <w:pStyle w:val="CommentText"/>
      </w:pPr>
    </w:p>
    <w:p w14:paraId="58B45CCB" w14:textId="185AE771" w:rsidR="00244325" w:rsidRDefault="00244325">
      <w:pPr>
        <w:pStyle w:val="CommentText"/>
      </w:pPr>
      <w:r>
        <w:t>Best to use multiple imputation in this case</w:t>
      </w:r>
    </w:p>
  </w:comment>
  <w:comment w:id="1153" w:author="Shinichi Nakagawa" w:date="2021-03-24T06:54:00Z" w:initials="SN">
    <w:p w14:paraId="32BA09AB" w14:textId="01EF0879" w:rsidR="00244325" w:rsidRDefault="00244325">
      <w:pPr>
        <w:pStyle w:val="CommentText"/>
      </w:pPr>
      <w:r>
        <w:rPr>
          <w:rStyle w:val="CommentReference"/>
        </w:rPr>
        <w:annotationRef/>
      </w:r>
      <w:r>
        <w:t>Interesting – I have only seen this used once!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FA51CF" w15:done="0"/>
  <w15:commentEx w15:paraId="04B118BB" w15:done="0"/>
  <w15:commentEx w15:paraId="3BD25764" w15:done="0"/>
  <w15:commentEx w15:paraId="375B03F6" w15:done="0"/>
  <w15:commentEx w15:paraId="39754A41" w15:paraIdParent="375B03F6" w15:done="0"/>
  <w15:commentEx w15:paraId="7AD9193F" w15:paraIdParent="375B03F6" w15:done="0"/>
  <w15:commentEx w15:paraId="2035C73E" w15:done="0"/>
  <w15:commentEx w15:paraId="75233455" w15:paraIdParent="2035C73E" w15:done="0"/>
  <w15:commentEx w15:paraId="09B48C57" w15:paraIdParent="2035C73E" w15:done="0"/>
  <w15:commentEx w15:paraId="79FB5E4D" w15:done="0"/>
  <w15:commentEx w15:paraId="0AA2D809" w15:done="0"/>
  <w15:commentEx w15:paraId="0C3A73CD" w15:paraIdParent="0AA2D809" w15:done="0"/>
  <w15:commentEx w15:paraId="07511FDF" w15:done="0"/>
  <w15:commentEx w15:paraId="56171B50" w15:done="0"/>
  <w15:commentEx w15:paraId="2A3B9537" w15:paraIdParent="56171B50" w15:done="0"/>
  <w15:commentEx w15:paraId="16DD9F2B" w15:done="0"/>
  <w15:commentEx w15:paraId="58E237BE" w15:paraIdParent="16DD9F2B" w15:done="0"/>
  <w15:commentEx w15:paraId="4957F327" w15:done="0"/>
  <w15:commentEx w15:paraId="4096AD0C" w15:done="0"/>
  <w15:commentEx w15:paraId="7718BCAF" w15:done="0"/>
  <w15:commentEx w15:paraId="00E2E3B3" w15:done="0"/>
  <w15:commentEx w15:paraId="2AAD0384" w15:done="0"/>
  <w15:commentEx w15:paraId="46FE5BA8" w15:done="0"/>
  <w15:commentEx w15:paraId="4C1BDAA9" w15:done="0"/>
  <w15:commentEx w15:paraId="6EDD7DF2" w15:done="0"/>
  <w15:commentEx w15:paraId="7198E581" w15:done="0"/>
  <w15:commentEx w15:paraId="4F95FD83" w15:done="0"/>
  <w15:commentEx w15:paraId="57775A8F" w15:done="0"/>
  <w15:commentEx w15:paraId="79C9B53B" w15:done="0"/>
  <w15:commentEx w15:paraId="0245A07D" w15:done="0"/>
  <w15:commentEx w15:paraId="7897E093" w15:done="0"/>
  <w15:commentEx w15:paraId="624D1123" w15:done="0"/>
  <w15:commentEx w15:paraId="6A39F216" w15:done="0"/>
  <w15:commentEx w15:paraId="2185903D" w15:done="0"/>
  <w15:commentEx w15:paraId="683D7547" w15:done="0"/>
  <w15:commentEx w15:paraId="0C8A647D" w15:done="0"/>
  <w15:commentEx w15:paraId="1C3D1B67" w15:done="0"/>
  <w15:commentEx w15:paraId="01785F1C" w15:done="0"/>
  <w15:commentEx w15:paraId="11F40938" w15:done="0"/>
  <w15:commentEx w15:paraId="2A70622A" w15:done="0"/>
  <w15:commentEx w15:paraId="3472AD0A" w15:paraIdParent="2A70622A" w15:done="0"/>
  <w15:commentEx w15:paraId="6A3A1735" w15:done="0"/>
  <w15:commentEx w15:paraId="0D46F2C8" w15:done="0"/>
  <w15:commentEx w15:paraId="75DC8917" w15:paraIdParent="0D46F2C8" w15:done="0"/>
  <w15:commentEx w15:paraId="2A860C7B" w15:done="0"/>
  <w15:commentEx w15:paraId="0C29D687" w15:done="0"/>
  <w15:commentEx w15:paraId="743F076C" w15:done="0"/>
  <w15:commentEx w15:paraId="2B1A99E8" w15:done="0"/>
  <w15:commentEx w15:paraId="644F7E17" w15:paraIdParent="2B1A99E8" w15:done="0"/>
  <w15:commentEx w15:paraId="3D895AA5" w15:done="0"/>
  <w15:commentEx w15:paraId="61E7BD4A" w15:done="0"/>
  <w15:commentEx w15:paraId="273063D5" w15:done="0"/>
  <w15:commentEx w15:paraId="58B45CCB" w15:done="0"/>
  <w15:commentEx w15:paraId="32BA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D6DBD" w16cex:dateUtc="2021-07-17T04:54:00Z"/>
  <w16cex:commentExtensible w16cex:durableId="25B39385" w16cex:dateUtc="2022-02-13T03:26:00Z"/>
  <w16cex:commentExtensible w16cex:durableId="25B364DB" w16cex:dateUtc="2022-02-13T00:07:00Z"/>
  <w16cex:commentExtensible w16cex:durableId="2401B9B1" w16cex:dateUtc="2021-03-20T02:57:00Z"/>
  <w16cex:commentExtensible w16cex:durableId="24044B9E" w16cex:dateUtc="2021-03-23T00:12:00Z"/>
  <w16cex:commentExtensible w16cex:durableId="240C4AB7" w16cex:dateUtc="2021-03-29T01:46:00Z"/>
  <w16cex:commentExtensible w16cex:durableId="2401B9B2" w16cex:dateUtc="2021-03-20T03:00:00Z"/>
  <w16cex:commentExtensible w16cex:durableId="2401BD02" w16cex:dateUtc="2021-03-21T01:39:00Z"/>
  <w16cex:commentExtensible w16cex:durableId="240C4B07" w16cex:dateUtc="2021-03-29T01:48:00Z"/>
  <w16cex:commentExtensible w16cex:durableId="2401B9B4" w16cex:dateUtc="2021-03-20T03:24:00Z"/>
  <w16cex:commentExtensible w16cex:durableId="2401B9B5" w16cex:dateUtc="2021-03-20T03:23:00Z"/>
  <w16cex:commentExtensible w16cex:durableId="2404535A" w16cex:dateUtc="2021-03-23T00:45:00Z"/>
  <w16cex:commentExtensible w16cex:durableId="24CE36BF" w16cex:dateUtc="2021-08-23T05:01:00Z"/>
  <w16cex:commentExtensible w16cex:durableId="240453FE" w16cex:dateUtc="2021-03-23T00:48:00Z"/>
  <w16cex:commentExtensible w16cex:durableId="25B49916" w16cex:dateUtc="2022-02-13T22:02:00Z"/>
  <w16cex:commentExtensible w16cex:durableId="24E9F296" w16cex:dateUtc="2021-09-13T05:53:00Z"/>
  <w16cex:commentExtensible w16cex:durableId="25B49878" w16cex:dateUtc="2022-02-13T21:59:00Z"/>
  <w16cex:commentExtensible w16cex:durableId="25B347F5" w16cex:dateUtc="2022-02-12T22:03:00Z"/>
  <w16cex:commentExtensible w16cex:durableId="25B398B9" w16cex:dateUtc="2022-02-13T03:48:00Z"/>
  <w16cex:commentExtensible w16cex:durableId="240C5879" w16cex:dateUtc="2021-03-29T02:45:00Z"/>
  <w16cex:commentExtensible w16cex:durableId="2401D398" w16cex:dateUtc="2021-03-21T03:15:00Z"/>
  <w16cex:commentExtensible w16cex:durableId="25B49ACA" w16cex:dateUtc="2022-02-13T03:48:00Z"/>
  <w16cex:commentExtensible w16cex:durableId="24CDE7CE" w16cex:dateUtc="2021-08-22T23:24:00Z"/>
  <w16cex:commentExtensible w16cex:durableId="24CF32C7" w16cex:dateUtc="2021-08-23T22:56:00Z"/>
  <w16cex:commentExtensible w16cex:durableId="25B369C3" w16cex:dateUtc="2022-02-13T00:28:00Z"/>
  <w16cex:commentExtensible w16cex:durableId="25B369CA" w16cex:dateUtc="2022-02-13T00:28:00Z"/>
  <w16cex:commentExtensible w16cex:durableId="24CDD1C0" w16cex:dateUtc="2021-08-22T21:50:00Z"/>
  <w16cex:commentExtensible w16cex:durableId="24CDDCDC" w16cex:dateUtc="2021-08-22T22:37:00Z"/>
  <w16cex:commentExtensible w16cex:durableId="24CDCE29" w16cex:dateUtc="2021-08-22T21:35:00Z"/>
  <w16cex:commentExtensible w16cex:durableId="24CE912B" w16cex:dateUtc="2021-08-23T11:27:00Z"/>
  <w16cex:commentExtensible w16cex:durableId="24CDE089" w16cex:dateUtc="2021-08-22T22:53:00Z"/>
  <w16cex:commentExtensible w16cex:durableId="25B38C7E" w16cex:dateUtc="2021-08-22T22:48:00Z"/>
  <w16cex:commentExtensible w16cex:durableId="24CDDF48" w16cex:dateUtc="2021-08-22T22:48:00Z"/>
  <w16cex:commentExtensible w16cex:durableId="24CF4763" w16cex:dateUtc="2021-08-24T00:24:00Z"/>
  <w16cex:commentExtensible w16cex:durableId="24CDE044" w16cex:dateUtc="2021-08-22T22:52:00Z"/>
  <w16cex:commentExtensible w16cex:durableId="24CDE479" w16cex:dateUtc="2021-08-22T23:10:00Z"/>
  <w16cex:commentExtensible w16cex:durableId="25B37925" w16cex:dateUtc="2022-02-13T01:33:00Z"/>
  <w16cex:commentExtensible w16cex:durableId="24E99173" w16cex:dateUtc="2021-09-12T22:59:00Z"/>
  <w16cex:commentExtensible w16cex:durableId="25B36C72" w16cex:dateUtc="2022-02-13T00:39:00Z"/>
  <w16cex:commentExtensible w16cex:durableId="2401D4B5" w16cex:dateUtc="2021-03-21T03:20:00Z"/>
  <w16cex:commentExtensible w16cex:durableId="24055EA5" w16cex:dateUtc="2021-03-23T19:45:00Z"/>
  <w16cex:commentExtensible w16cex:durableId="2505AC50" w16cex:dateUtc="2021-10-04T05:37:00Z"/>
  <w16cex:commentExtensible w16cex:durableId="25B37915" w16cex:dateUtc="2021-07-17T04:52:00Z"/>
  <w16cex:commentExtensible w16cex:durableId="25B37914" w16cex:dateUtc="2021-08-22T22:53:00Z"/>
  <w16cex:commentExtensible w16cex:durableId="25B394D2" w16cex:dateUtc="2022-02-13T03:31:00Z"/>
  <w16cex:commentExtensible w16cex:durableId="25B4BB9B" w16cex:dateUtc="2022-02-14T00:29:00Z"/>
  <w16cex:commentExtensible w16cex:durableId="25B5C6A4" w16cex:dateUtc="2022-02-14T19:28:00Z"/>
  <w16cex:commentExtensible w16cex:durableId="249D6D41" w16cex:dateUtc="2021-07-17T04:52:00Z"/>
  <w16cex:commentExtensible w16cex:durableId="24CDE098" w16cex:dateUtc="2021-08-22T22:53:00Z"/>
  <w16cex:commentExtensible w16cex:durableId="2401D5BE" w16cex:dateUtc="2021-03-21T03:25:00Z"/>
  <w16cex:commentExtensible w16cex:durableId="2505ABCC" w16cex:dateUtc="2021-10-04T05:35:00Z"/>
  <w16cex:commentExtensible w16cex:durableId="249D6D33" w16cex:dateUtc="2021-07-17T04:52:00Z"/>
  <w16cex:commentExtensible w16cex:durableId="240560D8" w16cex:dateUtc="2021-03-23T19:55:00Z"/>
  <w16cex:commentExtensible w16cex:durableId="240560B9" w16cex:dateUtc="2021-03-23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FA51CF" w16cid:durableId="249D6DBD"/>
  <w16cid:commentId w16cid:paraId="04B118BB" w16cid:durableId="25B39385"/>
  <w16cid:commentId w16cid:paraId="3BD25764" w16cid:durableId="25B364DB"/>
  <w16cid:commentId w16cid:paraId="375B03F6" w16cid:durableId="2401B9B1"/>
  <w16cid:commentId w16cid:paraId="39754A41" w16cid:durableId="24044B9E"/>
  <w16cid:commentId w16cid:paraId="7AD9193F" w16cid:durableId="240C4AB7"/>
  <w16cid:commentId w16cid:paraId="2035C73E" w16cid:durableId="2401B9B2"/>
  <w16cid:commentId w16cid:paraId="75233455" w16cid:durableId="2401BD02"/>
  <w16cid:commentId w16cid:paraId="09B48C57" w16cid:durableId="240C4B07"/>
  <w16cid:commentId w16cid:paraId="79FB5E4D" w16cid:durableId="2401B9B4"/>
  <w16cid:commentId w16cid:paraId="0AA2D809" w16cid:durableId="2401B9B5"/>
  <w16cid:commentId w16cid:paraId="0C3A73CD" w16cid:durableId="2404535A"/>
  <w16cid:commentId w16cid:paraId="07511FDF" w16cid:durableId="24CE36BF"/>
  <w16cid:commentId w16cid:paraId="56171B50" w16cid:durableId="240453FE"/>
  <w16cid:commentId w16cid:paraId="2A3B9537" w16cid:durableId="25B49916"/>
  <w16cid:commentId w16cid:paraId="16DD9F2B" w16cid:durableId="24E9F296"/>
  <w16cid:commentId w16cid:paraId="58E237BE" w16cid:durableId="25B49878"/>
  <w16cid:commentId w16cid:paraId="4957F327" w16cid:durableId="25B347F5"/>
  <w16cid:commentId w16cid:paraId="4096AD0C" w16cid:durableId="25B398B9"/>
  <w16cid:commentId w16cid:paraId="7718BCAF" w16cid:durableId="240C5879"/>
  <w16cid:commentId w16cid:paraId="00E2E3B3" w16cid:durableId="2401D398"/>
  <w16cid:commentId w16cid:paraId="2AAD0384" w16cid:durableId="25B49ACA"/>
  <w16cid:commentId w16cid:paraId="46FE5BA8" w16cid:durableId="24CDE7CE"/>
  <w16cid:commentId w16cid:paraId="4C1BDAA9" w16cid:durableId="24CF32C7"/>
  <w16cid:commentId w16cid:paraId="6EDD7DF2" w16cid:durableId="25B369C3"/>
  <w16cid:commentId w16cid:paraId="7198E581" w16cid:durableId="25B369CA"/>
  <w16cid:commentId w16cid:paraId="4F95FD83" w16cid:durableId="24CDD1C0"/>
  <w16cid:commentId w16cid:paraId="57775A8F" w16cid:durableId="24CDDCDC"/>
  <w16cid:commentId w16cid:paraId="79C9B53B" w16cid:durableId="24CDCE29"/>
  <w16cid:commentId w16cid:paraId="0245A07D" w16cid:durableId="24CE912B"/>
  <w16cid:commentId w16cid:paraId="7897E093" w16cid:durableId="24CDE089"/>
  <w16cid:commentId w16cid:paraId="624D1123" w16cid:durableId="25B38C7E"/>
  <w16cid:commentId w16cid:paraId="6A39F216" w16cid:durableId="24CDDF48"/>
  <w16cid:commentId w16cid:paraId="2185903D" w16cid:durableId="24CF4763"/>
  <w16cid:commentId w16cid:paraId="683D7547" w16cid:durableId="24CDE044"/>
  <w16cid:commentId w16cid:paraId="0C8A647D" w16cid:durableId="24CDE479"/>
  <w16cid:commentId w16cid:paraId="1C3D1B67" w16cid:durableId="25B37925"/>
  <w16cid:commentId w16cid:paraId="01785F1C" w16cid:durableId="24E99173"/>
  <w16cid:commentId w16cid:paraId="11F40938" w16cid:durableId="25B36C72"/>
  <w16cid:commentId w16cid:paraId="2A70622A" w16cid:durableId="2401D4B5"/>
  <w16cid:commentId w16cid:paraId="3472AD0A" w16cid:durableId="24055EA5"/>
  <w16cid:commentId w16cid:paraId="6A3A1735" w16cid:durableId="2505AC50"/>
  <w16cid:commentId w16cid:paraId="0D46F2C8" w16cid:durableId="25B37915"/>
  <w16cid:commentId w16cid:paraId="75DC8917" w16cid:durableId="25B37914"/>
  <w16cid:commentId w16cid:paraId="2A860C7B" w16cid:durableId="25B394D2"/>
  <w16cid:commentId w16cid:paraId="0C29D687" w16cid:durableId="25B4BB9B"/>
  <w16cid:commentId w16cid:paraId="743F076C" w16cid:durableId="25B5C6A4"/>
  <w16cid:commentId w16cid:paraId="2B1A99E8" w16cid:durableId="249D6D41"/>
  <w16cid:commentId w16cid:paraId="644F7E17" w16cid:durableId="24CDE098"/>
  <w16cid:commentId w16cid:paraId="3D895AA5" w16cid:durableId="2401D5BE"/>
  <w16cid:commentId w16cid:paraId="61E7BD4A" w16cid:durableId="2505ABCC"/>
  <w16cid:commentId w16cid:paraId="273063D5" w16cid:durableId="249D6D33"/>
  <w16cid:commentId w16cid:paraId="58B45CCB" w16cid:durableId="240560D8"/>
  <w16cid:commentId w16cid:paraId="32BA09AB" w16cid:durableId="240560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4B7B5" w14:textId="77777777" w:rsidR="00DE4B0B" w:rsidRDefault="00DE4B0B" w:rsidP="00716694">
      <w:pPr>
        <w:spacing w:after="0"/>
      </w:pPr>
      <w:r>
        <w:separator/>
      </w:r>
    </w:p>
  </w:endnote>
  <w:endnote w:type="continuationSeparator" w:id="0">
    <w:p w14:paraId="2B7F2DC7" w14:textId="77777777" w:rsidR="00DE4B0B" w:rsidRDefault="00DE4B0B" w:rsidP="007166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1FB47" w14:textId="77777777" w:rsidR="00DE4B0B" w:rsidRDefault="00DE4B0B" w:rsidP="00716694">
      <w:pPr>
        <w:spacing w:after="0"/>
      </w:pPr>
      <w:r>
        <w:separator/>
      </w:r>
    </w:p>
  </w:footnote>
  <w:footnote w:type="continuationSeparator" w:id="0">
    <w:p w14:paraId="257A60AF" w14:textId="77777777" w:rsidR="00DE4B0B" w:rsidRDefault="00DE4B0B" w:rsidP="0071669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20"/>
  </w:num>
  <w:num w:numId="5">
    <w:abstractNumId w:val="12"/>
  </w:num>
  <w:num w:numId="6">
    <w:abstractNumId w:val="14"/>
  </w:num>
  <w:num w:numId="7">
    <w:abstractNumId w:val="10"/>
  </w:num>
  <w:num w:numId="8">
    <w:abstractNumId w:val="5"/>
  </w:num>
  <w:num w:numId="9">
    <w:abstractNumId w:val="16"/>
  </w:num>
  <w:num w:numId="10">
    <w:abstractNumId w:val="24"/>
  </w:num>
  <w:num w:numId="11">
    <w:abstractNumId w:val="19"/>
  </w:num>
  <w:num w:numId="12">
    <w:abstractNumId w:val="22"/>
  </w:num>
  <w:num w:numId="13">
    <w:abstractNumId w:val="18"/>
  </w:num>
  <w:num w:numId="14">
    <w:abstractNumId w:val="4"/>
  </w:num>
  <w:num w:numId="15">
    <w:abstractNumId w:val="15"/>
  </w:num>
  <w:num w:numId="16">
    <w:abstractNumId w:val="9"/>
  </w:num>
  <w:num w:numId="17">
    <w:abstractNumId w:val="23"/>
  </w:num>
  <w:num w:numId="18">
    <w:abstractNumId w:val="21"/>
  </w:num>
  <w:num w:numId="19">
    <w:abstractNumId w:val="7"/>
  </w:num>
  <w:num w:numId="20">
    <w:abstractNumId w:val="26"/>
  </w:num>
  <w:num w:numId="21">
    <w:abstractNumId w:val="2"/>
  </w:num>
  <w:num w:numId="22">
    <w:abstractNumId w:val="11"/>
  </w:num>
  <w:num w:numId="23">
    <w:abstractNumId w:val="8"/>
  </w:num>
  <w:num w:numId="24">
    <w:abstractNumId w:val="6"/>
  </w:num>
  <w:num w:numId="25">
    <w:abstractNumId w:val="1"/>
  </w:num>
  <w:num w:numId="26">
    <w:abstractNumId w:val="3"/>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Alistair Senior">
    <w15:presenceInfo w15:providerId="AD" w15:userId="S::alistair.senior@sydney.edu.au::bc2ad58a-e830-4292-a6cf-5a8fa9e3d6ad"/>
  </w15:person>
  <w15:person w15:author="Spake R.">
    <w15:presenceInfo w15:providerId="AD" w15:userId="S-1-5-21-2015846570-11164191-355810188-172992"/>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SystemFonts/>
  <w:trackRevisions/>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4&lt;/item&gt;&lt;item&gt;5&lt;/item&gt;&lt;item&gt;6&lt;/item&gt;&lt;item&gt;7&lt;/item&gt;&lt;item&gt;8&lt;/item&gt;&lt;item&gt;9&lt;/item&gt;&lt;item&gt;10&lt;/item&gt;&lt;item&gt;11&lt;/item&gt;&lt;item&gt;12&lt;/item&gt;&lt;item&gt;13&lt;/item&gt;&lt;item&gt;15&lt;/item&gt;&lt;item&gt;16&lt;/item&gt;&lt;item&gt;19&lt;/item&gt;&lt;item&gt;21&lt;/item&gt;&lt;item&gt;22&lt;/item&gt;&lt;item&gt;23&lt;/item&gt;&lt;item&gt;24&lt;/item&gt;&lt;item&gt;25&lt;/item&gt;&lt;item&gt;26&lt;/item&gt;&lt;item&gt;27&lt;/item&gt;&lt;item&gt;28&lt;/item&gt;&lt;item&gt;30&lt;/item&gt;&lt;item&gt;31&lt;/item&gt;&lt;item&gt;32&lt;/item&gt;&lt;item&gt;33&lt;/item&gt;&lt;item&gt;35&lt;/item&gt;&lt;item&gt;37&lt;/item&gt;&lt;item&gt;38&lt;/item&gt;&lt;item&gt;39&lt;/item&gt;&lt;item&gt;40&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6F1"/>
    <w:rsid w:val="00003B81"/>
    <w:rsid w:val="00004713"/>
    <w:rsid w:val="00004FBB"/>
    <w:rsid w:val="00005488"/>
    <w:rsid w:val="000056C5"/>
    <w:rsid w:val="00005B23"/>
    <w:rsid w:val="00006361"/>
    <w:rsid w:val="0000693B"/>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EB"/>
    <w:rsid w:val="00032CE9"/>
    <w:rsid w:val="00033006"/>
    <w:rsid w:val="00033955"/>
    <w:rsid w:val="00034564"/>
    <w:rsid w:val="00034685"/>
    <w:rsid w:val="000346AC"/>
    <w:rsid w:val="000349B5"/>
    <w:rsid w:val="00034BE0"/>
    <w:rsid w:val="00034CEF"/>
    <w:rsid w:val="000375DB"/>
    <w:rsid w:val="0003765F"/>
    <w:rsid w:val="00037F82"/>
    <w:rsid w:val="00037FC9"/>
    <w:rsid w:val="000402B6"/>
    <w:rsid w:val="00040B10"/>
    <w:rsid w:val="00040EB2"/>
    <w:rsid w:val="00041198"/>
    <w:rsid w:val="0004167C"/>
    <w:rsid w:val="000423A7"/>
    <w:rsid w:val="000427CF"/>
    <w:rsid w:val="00043138"/>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3366"/>
    <w:rsid w:val="000536D5"/>
    <w:rsid w:val="0005375C"/>
    <w:rsid w:val="0005488F"/>
    <w:rsid w:val="00054B6A"/>
    <w:rsid w:val="00054BED"/>
    <w:rsid w:val="0005503B"/>
    <w:rsid w:val="000553B3"/>
    <w:rsid w:val="000554E5"/>
    <w:rsid w:val="00055683"/>
    <w:rsid w:val="00056317"/>
    <w:rsid w:val="000568E0"/>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A"/>
    <w:rsid w:val="0007527C"/>
    <w:rsid w:val="0007570A"/>
    <w:rsid w:val="00076005"/>
    <w:rsid w:val="00076C85"/>
    <w:rsid w:val="000771F1"/>
    <w:rsid w:val="000778C5"/>
    <w:rsid w:val="00077BFD"/>
    <w:rsid w:val="00077D18"/>
    <w:rsid w:val="0008003A"/>
    <w:rsid w:val="000800B1"/>
    <w:rsid w:val="00080110"/>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DF9"/>
    <w:rsid w:val="00084117"/>
    <w:rsid w:val="000848EE"/>
    <w:rsid w:val="0008507E"/>
    <w:rsid w:val="00085B49"/>
    <w:rsid w:val="00086F49"/>
    <w:rsid w:val="00087009"/>
    <w:rsid w:val="000905EB"/>
    <w:rsid w:val="00091640"/>
    <w:rsid w:val="00091B15"/>
    <w:rsid w:val="00092A73"/>
    <w:rsid w:val="00093C62"/>
    <w:rsid w:val="00094AFC"/>
    <w:rsid w:val="00094F88"/>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95C"/>
    <w:rsid w:val="000B168D"/>
    <w:rsid w:val="000B1B9B"/>
    <w:rsid w:val="000B1DAE"/>
    <w:rsid w:val="000B2225"/>
    <w:rsid w:val="000B30E6"/>
    <w:rsid w:val="000B37A8"/>
    <w:rsid w:val="000B3822"/>
    <w:rsid w:val="000B3F22"/>
    <w:rsid w:val="000B42CA"/>
    <w:rsid w:val="000B4FB3"/>
    <w:rsid w:val="000B5692"/>
    <w:rsid w:val="000B5793"/>
    <w:rsid w:val="000B5A6E"/>
    <w:rsid w:val="000B5D60"/>
    <w:rsid w:val="000B5EB5"/>
    <w:rsid w:val="000B5FA0"/>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F00F8"/>
    <w:rsid w:val="000F0AB1"/>
    <w:rsid w:val="000F0D74"/>
    <w:rsid w:val="000F114C"/>
    <w:rsid w:val="000F28E4"/>
    <w:rsid w:val="000F2C39"/>
    <w:rsid w:val="000F2DF8"/>
    <w:rsid w:val="000F353C"/>
    <w:rsid w:val="000F3B92"/>
    <w:rsid w:val="000F3E8F"/>
    <w:rsid w:val="000F3FCC"/>
    <w:rsid w:val="000F40E6"/>
    <w:rsid w:val="000F4828"/>
    <w:rsid w:val="000F4A8F"/>
    <w:rsid w:val="000F4F39"/>
    <w:rsid w:val="000F535F"/>
    <w:rsid w:val="000F5AF8"/>
    <w:rsid w:val="000F6CBB"/>
    <w:rsid w:val="000F6DA6"/>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4012"/>
    <w:rsid w:val="00104359"/>
    <w:rsid w:val="001050B3"/>
    <w:rsid w:val="0010568B"/>
    <w:rsid w:val="00105D60"/>
    <w:rsid w:val="00106BA6"/>
    <w:rsid w:val="00106C26"/>
    <w:rsid w:val="00106E5F"/>
    <w:rsid w:val="0010726D"/>
    <w:rsid w:val="001103C5"/>
    <w:rsid w:val="001107CF"/>
    <w:rsid w:val="00110AE4"/>
    <w:rsid w:val="00110C89"/>
    <w:rsid w:val="00111815"/>
    <w:rsid w:val="001129A0"/>
    <w:rsid w:val="00113080"/>
    <w:rsid w:val="001142B3"/>
    <w:rsid w:val="001142C4"/>
    <w:rsid w:val="00114EF1"/>
    <w:rsid w:val="00115A54"/>
    <w:rsid w:val="00115B67"/>
    <w:rsid w:val="00115F6D"/>
    <w:rsid w:val="00116558"/>
    <w:rsid w:val="001165B2"/>
    <w:rsid w:val="0011674C"/>
    <w:rsid w:val="00116BBA"/>
    <w:rsid w:val="00117131"/>
    <w:rsid w:val="00117452"/>
    <w:rsid w:val="001174DC"/>
    <w:rsid w:val="00117627"/>
    <w:rsid w:val="001179D6"/>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741"/>
    <w:rsid w:val="001258B1"/>
    <w:rsid w:val="00125907"/>
    <w:rsid w:val="00125BAF"/>
    <w:rsid w:val="00125C11"/>
    <w:rsid w:val="001264A0"/>
    <w:rsid w:val="001266B0"/>
    <w:rsid w:val="00126F5C"/>
    <w:rsid w:val="0012762D"/>
    <w:rsid w:val="00127AED"/>
    <w:rsid w:val="00127D38"/>
    <w:rsid w:val="001300B7"/>
    <w:rsid w:val="001306D4"/>
    <w:rsid w:val="00130749"/>
    <w:rsid w:val="00130CCC"/>
    <w:rsid w:val="00130E6D"/>
    <w:rsid w:val="00131A71"/>
    <w:rsid w:val="00131CA5"/>
    <w:rsid w:val="00131D19"/>
    <w:rsid w:val="00132BBA"/>
    <w:rsid w:val="00132BF8"/>
    <w:rsid w:val="0013796D"/>
    <w:rsid w:val="00137AB4"/>
    <w:rsid w:val="00137C85"/>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38CD"/>
    <w:rsid w:val="0015539E"/>
    <w:rsid w:val="001553BB"/>
    <w:rsid w:val="0015590C"/>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686"/>
    <w:rsid w:val="00166D48"/>
    <w:rsid w:val="00166E89"/>
    <w:rsid w:val="00167038"/>
    <w:rsid w:val="00167BC0"/>
    <w:rsid w:val="00170875"/>
    <w:rsid w:val="001709C8"/>
    <w:rsid w:val="00170CCC"/>
    <w:rsid w:val="00170F31"/>
    <w:rsid w:val="0017139B"/>
    <w:rsid w:val="001717E9"/>
    <w:rsid w:val="001719A7"/>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224E"/>
    <w:rsid w:val="00192473"/>
    <w:rsid w:val="00192CFA"/>
    <w:rsid w:val="001938A1"/>
    <w:rsid w:val="00194B3F"/>
    <w:rsid w:val="00194BE2"/>
    <w:rsid w:val="001952D2"/>
    <w:rsid w:val="001955D6"/>
    <w:rsid w:val="00195FF6"/>
    <w:rsid w:val="00196055"/>
    <w:rsid w:val="00196554"/>
    <w:rsid w:val="00196A38"/>
    <w:rsid w:val="00196F4C"/>
    <w:rsid w:val="00197336"/>
    <w:rsid w:val="0019750E"/>
    <w:rsid w:val="001975E8"/>
    <w:rsid w:val="001A08C9"/>
    <w:rsid w:val="001A0A94"/>
    <w:rsid w:val="001A0C6B"/>
    <w:rsid w:val="001A15D9"/>
    <w:rsid w:val="001A2726"/>
    <w:rsid w:val="001A2BC5"/>
    <w:rsid w:val="001A2C40"/>
    <w:rsid w:val="001A362A"/>
    <w:rsid w:val="001A403A"/>
    <w:rsid w:val="001A5147"/>
    <w:rsid w:val="001A5351"/>
    <w:rsid w:val="001A5687"/>
    <w:rsid w:val="001A7257"/>
    <w:rsid w:val="001A7BFE"/>
    <w:rsid w:val="001B01B1"/>
    <w:rsid w:val="001B0920"/>
    <w:rsid w:val="001B0ECB"/>
    <w:rsid w:val="001B193B"/>
    <w:rsid w:val="001B1A6E"/>
    <w:rsid w:val="001B1A6F"/>
    <w:rsid w:val="001B1BED"/>
    <w:rsid w:val="001B1D12"/>
    <w:rsid w:val="001B2C01"/>
    <w:rsid w:val="001B304A"/>
    <w:rsid w:val="001B3802"/>
    <w:rsid w:val="001B3AA1"/>
    <w:rsid w:val="001B3B22"/>
    <w:rsid w:val="001B4B9E"/>
    <w:rsid w:val="001B4CE2"/>
    <w:rsid w:val="001B52B1"/>
    <w:rsid w:val="001B540A"/>
    <w:rsid w:val="001B5486"/>
    <w:rsid w:val="001B5A64"/>
    <w:rsid w:val="001B5D67"/>
    <w:rsid w:val="001B647F"/>
    <w:rsid w:val="001B7310"/>
    <w:rsid w:val="001B796B"/>
    <w:rsid w:val="001B7DC1"/>
    <w:rsid w:val="001B7FE7"/>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7274"/>
    <w:rsid w:val="001D00E8"/>
    <w:rsid w:val="001D0D77"/>
    <w:rsid w:val="001D16E9"/>
    <w:rsid w:val="001D1B0F"/>
    <w:rsid w:val="001D2087"/>
    <w:rsid w:val="001D25F3"/>
    <w:rsid w:val="001D2EF2"/>
    <w:rsid w:val="001D32C0"/>
    <w:rsid w:val="001D373B"/>
    <w:rsid w:val="001D399D"/>
    <w:rsid w:val="001D4ADD"/>
    <w:rsid w:val="001D5029"/>
    <w:rsid w:val="001D52D2"/>
    <w:rsid w:val="001D543C"/>
    <w:rsid w:val="001D5A7E"/>
    <w:rsid w:val="001D5D8D"/>
    <w:rsid w:val="001D6505"/>
    <w:rsid w:val="001E05F6"/>
    <w:rsid w:val="001E0995"/>
    <w:rsid w:val="001E10EE"/>
    <w:rsid w:val="001E1CA5"/>
    <w:rsid w:val="001E1DE3"/>
    <w:rsid w:val="001E28DF"/>
    <w:rsid w:val="001E2ED8"/>
    <w:rsid w:val="001E396B"/>
    <w:rsid w:val="001E3DA4"/>
    <w:rsid w:val="001E404E"/>
    <w:rsid w:val="001E54E9"/>
    <w:rsid w:val="001E575C"/>
    <w:rsid w:val="001E59C5"/>
    <w:rsid w:val="001E63F4"/>
    <w:rsid w:val="001E6DA8"/>
    <w:rsid w:val="001E7AC8"/>
    <w:rsid w:val="001E7D51"/>
    <w:rsid w:val="001F002C"/>
    <w:rsid w:val="001F0136"/>
    <w:rsid w:val="001F03AD"/>
    <w:rsid w:val="001F0B6C"/>
    <w:rsid w:val="001F14B8"/>
    <w:rsid w:val="001F226A"/>
    <w:rsid w:val="001F231A"/>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8E1"/>
    <w:rsid w:val="00206A70"/>
    <w:rsid w:val="00206AAD"/>
    <w:rsid w:val="00206F8B"/>
    <w:rsid w:val="002076AF"/>
    <w:rsid w:val="00210560"/>
    <w:rsid w:val="002116C0"/>
    <w:rsid w:val="00211878"/>
    <w:rsid w:val="00211FEB"/>
    <w:rsid w:val="002123CE"/>
    <w:rsid w:val="00212E00"/>
    <w:rsid w:val="00212EF6"/>
    <w:rsid w:val="00213147"/>
    <w:rsid w:val="00213E69"/>
    <w:rsid w:val="002142A4"/>
    <w:rsid w:val="0021456C"/>
    <w:rsid w:val="002153E4"/>
    <w:rsid w:val="00216DE1"/>
    <w:rsid w:val="0021736E"/>
    <w:rsid w:val="002173F7"/>
    <w:rsid w:val="00220070"/>
    <w:rsid w:val="0022019B"/>
    <w:rsid w:val="002207BA"/>
    <w:rsid w:val="002210B5"/>
    <w:rsid w:val="0022218A"/>
    <w:rsid w:val="00222735"/>
    <w:rsid w:val="00222C28"/>
    <w:rsid w:val="00222D1B"/>
    <w:rsid w:val="00222D80"/>
    <w:rsid w:val="00222DA6"/>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916"/>
    <w:rsid w:val="0023358D"/>
    <w:rsid w:val="00233EA3"/>
    <w:rsid w:val="00233EE0"/>
    <w:rsid w:val="002343DC"/>
    <w:rsid w:val="00234727"/>
    <w:rsid w:val="00234D4C"/>
    <w:rsid w:val="00234F60"/>
    <w:rsid w:val="00235621"/>
    <w:rsid w:val="0023571A"/>
    <w:rsid w:val="00235B7D"/>
    <w:rsid w:val="002363C3"/>
    <w:rsid w:val="00236C16"/>
    <w:rsid w:val="00236FB0"/>
    <w:rsid w:val="00237035"/>
    <w:rsid w:val="002374E3"/>
    <w:rsid w:val="00237B6C"/>
    <w:rsid w:val="00240C88"/>
    <w:rsid w:val="00240CC1"/>
    <w:rsid w:val="00242252"/>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88"/>
    <w:rsid w:val="0025008F"/>
    <w:rsid w:val="0025010C"/>
    <w:rsid w:val="0025054E"/>
    <w:rsid w:val="00250605"/>
    <w:rsid w:val="00250632"/>
    <w:rsid w:val="00250D7C"/>
    <w:rsid w:val="00251B2E"/>
    <w:rsid w:val="00252140"/>
    <w:rsid w:val="00252573"/>
    <w:rsid w:val="002525D5"/>
    <w:rsid w:val="002525FE"/>
    <w:rsid w:val="00254A39"/>
    <w:rsid w:val="00254B63"/>
    <w:rsid w:val="00254E3E"/>
    <w:rsid w:val="0025559E"/>
    <w:rsid w:val="0025567B"/>
    <w:rsid w:val="002559E4"/>
    <w:rsid w:val="002564D6"/>
    <w:rsid w:val="00260817"/>
    <w:rsid w:val="00260AA1"/>
    <w:rsid w:val="00260F14"/>
    <w:rsid w:val="00261DCF"/>
    <w:rsid w:val="002624CB"/>
    <w:rsid w:val="0026256D"/>
    <w:rsid w:val="0026284F"/>
    <w:rsid w:val="00262A59"/>
    <w:rsid w:val="00262D7E"/>
    <w:rsid w:val="00263176"/>
    <w:rsid w:val="00264918"/>
    <w:rsid w:val="002658F7"/>
    <w:rsid w:val="00265989"/>
    <w:rsid w:val="00265996"/>
    <w:rsid w:val="00265A7D"/>
    <w:rsid w:val="00265C93"/>
    <w:rsid w:val="002665E2"/>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917"/>
    <w:rsid w:val="00277F9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4AB"/>
    <w:rsid w:val="00287CB1"/>
    <w:rsid w:val="00287F74"/>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967"/>
    <w:rsid w:val="002A0A4E"/>
    <w:rsid w:val="002A0D89"/>
    <w:rsid w:val="002A171F"/>
    <w:rsid w:val="002A3699"/>
    <w:rsid w:val="002A3918"/>
    <w:rsid w:val="002A3C25"/>
    <w:rsid w:val="002A3F8F"/>
    <w:rsid w:val="002A4872"/>
    <w:rsid w:val="002A4A97"/>
    <w:rsid w:val="002A4BF9"/>
    <w:rsid w:val="002A4CF9"/>
    <w:rsid w:val="002A4D3B"/>
    <w:rsid w:val="002A52BF"/>
    <w:rsid w:val="002A5DF1"/>
    <w:rsid w:val="002A60C2"/>
    <w:rsid w:val="002A6D5B"/>
    <w:rsid w:val="002A6E5D"/>
    <w:rsid w:val="002A78AA"/>
    <w:rsid w:val="002A7CBB"/>
    <w:rsid w:val="002A7EBD"/>
    <w:rsid w:val="002B013F"/>
    <w:rsid w:val="002B07A9"/>
    <w:rsid w:val="002B0C1D"/>
    <w:rsid w:val="002B0F2D"/>
    <w:rsid w:val="002B1599"/>
    <w:rsid w:val="002B1B95"/>
    <w:rsid w:val="002B21DB"/>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50DF"/>
    <w:rsid w:val="002C53F5"/>
    <w:rsid w:val="002C5B97"/>
    <w:rsid w:val="002C5F4C"/>
    <w:rsid w:val="002C6C36"/>
    <w:rsid w:val="002C709D"/>
    <w:rsid w:val="002C7B29"/>
    <w:rsid w:val="002C7BC3"/>
    <w:rsid w:val="002C7E15"/>
    <w:rsid w:val="002D01C5"/>
    <w:rsid w:val="002D05D8"/>
    <w:rsid w:val="002D0DF3"/>
    <w:rsid w:val="002D102B"/>
    <w:rsid w:val="002D1651"/>
    <w:rsid w:val="002D2B1C"/>
    <w:rsid w:val="002D3071"/>
    <w:rsid w:val="002D32CF"/>
    <w:rsid w:val="002D37F6"/>
    <w:rsid w:val="002D41E0"/>
    <w:rsid w:val="002D4CBD"/>
    <w:rsid w:val="002D5624"/>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52F2"/>
    <w:rsid w:val="002E6B9F"/>
    <w:rsid w:val="002E799D"/>
    <w:rsid w:val="002E7A50"/>
    <w:rsid w:val="002E7A97"/>
    <w:rsid w:val="002E7B71"/>
    <w:rsid w:val="002F0AC1"/>
    <w:rsid w:val="002F1203"/>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6153"/>
    <w:rsid w:val="00306E87"/>
    <w:rsid w:val="00307227"/>
    <w:rsid w:val="00307364"/>
    <w:rsid w:val="00307C3D"/>
    <w:rsid w:val="00307D3C"/>
    <w:rsid w:val="003100E0"/>
    <w:rsid w:val="003107FC"/>
    <w:rsid w:val="00310905"/>
    <w:rsid w:val="00310D79"/>
    <w:rsid w:val="00310E5A"/>
    <w:rsid w:val="00312006"/>
    <w:rsid w:val="003120DA"/>
    <w:rsid w:val="0031279C"/>
    <w:rsid w:val="0031335A"/>
    <w:rsid w:val="00313526"/>
    <w:rsid w:val="00313832"/>
    <w:rsid w:val="00315293"/>
    <w:rsid w:val="0031558F"/>
    <w:rsid w:val="003158F9"/>
    <w:rsid w:val="00315987"/>
    <w:rsid w:val="00315A56"/>
    <w:rsid w:val="00315E68"/>
    <w:rsid w:val="00316226"/>
    <w:rsid w:val="003162C1"/>
    <w:rsid w:val="003169DB"/>
    <w:rsid w:val="003170F3"/>
    <w:rsid w:val="00317B08"/>
    <w:rsid w:val="00317DB9"/>
    <w:rsid w:val="00317E87"/>
    <w:rsid w:val="00317F7A"/>
    <w:rsid w:val="00321425"/>
    <w:rsid w:val="00321427"/>
    <w:rsid w:val="00321587"/>
    <w:rsid w:val="00321AC4"/>
    <w:rsid w:val="00321EC6"/>
    <w:rsid w:val="0032220D"/>
    <w:rsid w:val="003226E8"/>
    <w:rsid w:val="0032299A"/>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6AA"/>
    <w:rsid w:val="0033399B"/>
    <w:rsid w:val="00334545"/>
    <w:rsid w:val="00334738"/>
    <w:rsid w:val="003348A6"/>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72A"/>
    <w:rsid w:val="00347A20"/>
    <w:rsid w:val="00347AB0"/>
    <w:rsid w:val="00347B2B"/>
    <w:rsid w:val="003502D6"/>
    <w:rsid w:val="003505DE"/>
    <w:rsid w:val="0035096E"/>
    <w:rsid w:val="00350970"/>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7CCF"/>
    <w:rsid w:val="00360486"/>
    <w:rsid w:val="003604C9"/>
    <w:rsid w:val="00362AE1"/>
    <w:rsid w:val="003630D7"/>
    <w:rsid w:val="003641F0"/>
    <w:rsid w:val="00364E9B"/>
    <w:rsid w:val="00365A14"/>
    <w:rsid w:val="0036628B"/>
    <w:rsid w:val="003662C7"/>
    <w:rsid w:val="003668C8"/>
    <w:rsid w:val="0036732F"/>
    <w:rsid w:val="00367B40"/>
    <w:rsid w:val="00367C02"/>
    <w:rsid w:val="00370454"/>
    <w:rsid w:val="0037051F"/>
    <w:rsid w:val="00371B71"/>
    <w:rsid w:val="00373625"/>
    <w:rsid w:val="003738F5"/>
    <w:rsid w:val="0037392B"/>
    <w:rsid w:val="003741CE"/>
    <w:rsid w:val="00375BF0"/>
    <w:rsid w:val="00375BFD"/>
    <w:rsid w:val="00375C09"/>
    <w:rsid w:val="00375FE8"/>
    <w:rsid w:val="003764B1"/>
    <w:rsid w:val="0037660E"/>
    <w:rsid w:val="00376757"/>
    <w:rsid w:val="00376C3E"/>
    <w:rsid w:val="00376EB4"/>
    <w:rsid w:val="00377670"/>
    <w:rsid w:val="00377872"/>
    <w:rsid w:val="0038127C"/>
    <w:rsid w:val="00381D5F"/>
    <w:rsid w:val="00381F4A"/>
    <w:rsid w:val="00382119"/>
    <w:rsid w:val="00382267"/>
    <w:rsid w:val="003841C1"/>
    <w:rsid w:val="0038431A"/>
    <w:rsid w:val="003846B7"/>
    <w:rsid w:val="00384935"/>
    <w:rsid w:val="00385375"/>
    <w:rsid w:val="0038587C"/>
    <w:rsid w:val="00386BCA"/>
    <w:rsid w:val="00386EF9"/>
    <w:rsid w:val="00387814"/>
    <w:rsid w:val="003878A4"/>
    <w:rsid w:val="00387BA0"/>
    <w:rsid w:val="003907BE"/>
    <w:rsid w:val="00391004"/>
    <w:rsid w:val="00391099"/>
    <w:rsid w:val="00391285"/>
    <w:rsid w:val="00391620"/>
    <w:rsid w:val="003917CF"/>
    <w:rsid w:val="00391D2E"/>
    <w:rsid w:val="003923B1"/>
    <w:rsid w:val="00392416"/>
    <w:rsid w:val="0039288F"/>
    <w:rsid w:val="0039317D"/>
    <w:rsid w:val="00393488"/>
    <w:rsid w:val="00393970"/>
    <w:rsid w:val="00394720"/>
    <w:rsid w:val="003947AA"/>
    <w:rsid w:val="003950BC"/>
    <w:rsid w:val="00395A81"/>
    <w:rsid w:val="0039728D"/>
    <w:rsid w:val="003976F5"/>
    <w:rsid w:val="00397856"/>
    <w:rsid w:val="00397995"/>
    <w:rsid w:val="00397E03"/>
    <w:rsid w:val="003A0205"/>
    <w:rsid w:val="003A0417"/>
    <w:rsid w:val="003A0525"/>
    <w:rsid w:val="003A0620"/>
    <w:rsid w:val="003A0C42"/>
    <w:rsid w:val="003A0CA6"/>
    <w:rsid w:val="003A0CEB"/>
    <w:rsid w:val="003A1373"/>
    <w:rsid w:val="003A1413"/>
    <w:rsid w:val="003A1474"/>
    <w:rsid w:val="003A2D9D"/>
    <w:rsid w:val="003A2FEA"/>
    <w:rsid w:val="003A3A80"/>
    <w:rsid w:val="003A3F78"/>
    <w:rsid w:val="003A43C5"/>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E12"/>
    <w:rsid w:val="003B1F4E"/>
    <w:rsid w:val="003B1FCA"/>
    <w:rsid w:val="003B20A5"/>
    <w:rsid w:val="003B28D0"/>
    <w:rsid w:val="003B2C02"/>
    <w:rsid w:val="003B310F"/>
    <w:rsid w:val="003B3C47"/>
    <w:rsid w:val="003B3EB9"/>
    <w:rsid w:val="003B4332"/>
    <w:rsid w:val="003B47CC"/>
    <w:rsid w:val="003B4D26"/>
    <w:rsid w:val="003B529D"/>
    <w:rsid w:val="003B5708"/>
    <w:rsid w:val="003B5B0B"/>
    <w:rsid w:val="003B6224"/>
    <w:rsid w:val="003B6DD3"/>
    <w:rsid w:val="003B70F5"/>
    <w:rsid w:val="003B712D"/>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D7C"/>
    <w:rsid w:val="003D0E91"/>
    <w:rsid w:val="003D15F5"/>
    <w:rsid w:val="003D1B19"/>
    <w:rsid w:val="003D1C87"/>
    <w:rsid w:val="003D2471"/>
    <w:rsid w:val="003D2566"/>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5953"/>
    <w:rsid w:val="00425A29"/>
    <w:rsid w:val="0042717D"/>
    <w:rsid w:val="004273C5"/>
    <w:rsid w:val="0043035B"/>
    <w:rsid w:val="0043123E"/>
    <w:rsid w:val="0043143E"/>
    <w:rsid w:val="004316C7"/>
    <w:rsid w:val="00431CA7"/>
    <w:rsid w:val="00432427"/>
    <w:rsid w:val="00432AD2"/>
    <w:rsid w:val="004335C6"/>
    <w:rsid w:val="00433BEE"/>
    <w:rsid w:val="004363ED"/>
    <w:rsid w:val="004369A3"/>
    <w:rsid w:val="004370D9"/>
    <w:rsid w:val="00440192"/>
    <w:rsid w:val="00440552"/>
    <w:rsid w:val="00440F06"/>
    <w:rsid w:val="0044178A"/>
    <w:rsid w:val="00441CB1"/>
    <w:rsid w:val="004428DA"/>
    <w:rsid w:val="00443976"/>
    <w:rsid w:val="00444DFA"/>
    <w:rsid w:val="0044506C"/>
    <w:rsid w:val="0044562E"/>
    <w:rsid w:val="004457E0"/>
    <w:rsid w:val="004458C6"/>
    <w:rsid w:val="00445D9D"/>
    <w:rsid w:val="00445E49"/>
    <w:rsid w:val="00445FDF"/>
    <w:rsid w:val="00446D6A"/>
    <w:rsid w:val="0044710C"/>
    <w:rsid w:val="00447183"/>
    <w:rsid w:val="004471E8"/>
    <w:rsid w:val="004473A6"/>
    <w:rsid w:val="00450929"/>
    <w:rsid w:val="00450A2B"/>
    <w:rsid w:val="00450B35"/>
    <w:rsid w:val="004513F2"/>
    <w:rsid w:val="004518D9"/>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1259"/>
    <w:rsid w:val="00461908"/>
    <w:rsid w:val="0046205D"/>
    <w:rsid w:val="00462199"/>
    <w:rsid w:val="00462614"/>
    <w:rsid w:val="004628E6"/>
    <w:rsid w:val="00462B14"/>
    <w:rsid w:val="00462FC2"/>
    <w:rsid w:val="00463126"/>
    <w:rsid w:val="0046335D"/>
    <w:rsid w:val="00464499"/>
    <w:rsid w:val="00464AB2"/>
    <w:rsid w:val="00464B3D"/>
    <w:rsid w:val="0046520D"/>
    <w:rsid w:val="00465764"/>
    <w:rsid w:val="004658C1"/>
    <w:rsid w:val="00465DCC"/>
    <w:rsid w:val="004664AF"/>
    <w:rsid w:val="0046691F"/>
    <w:rsid w:val="004674EF"/>
    <w:rsid w:val="00470B43"/>
    <w:rsid w:val="00471CA2"/>
    <w:rsid w:val="00472670"/>
    <w:rsid w:val="00472A33"/>
    <w:rsid w:val="00472C0D"/>
    <w:rsid w:val="004732D7"/>
    <w:rsid w:val="0047360A"/>
    <w:rsid w:val="00474EA3"/>
    <w:rsid w:val="0047561D"/>
    <w:rsid w:val="00476698"/>
    <w:rsid w:val="00477343"/>
    <w:rsid w:val="004807E2"/>
    <w:rsid w:val="004816B7"/>
    <w:rsid w:val="00481B47"/>
    <w:rsid w:val="00482339"/>
    <w:rsid w:val="0048234B"/>
    <w:rsid w:val="00482400"/>
    <w:rsid w:val="00482798"/>
    <w:rsid w:val="00482F0D"/>
    <w:rsid w:val="004842C6"/>
    <w:rsid w:val="0048431A"/>
    <w:rsid w:val="004848C4"/>
    <w:rsid w:val="004848D8"/>
    <w:rsid w:val="00484C7A"/>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DCC"/>
    <w:rsid w:val="004920A5"/>
    <w:rsid w:val="00492179"/>
    <w:rsid w:val="00492186"/>
    <w:rsid w:val="0049328A"/>
    <w:rsid w:val="0049428F"/>
    <w:rsid w:val="00494357"/>
    <w:rsid w:val="00494571"/>
    <w:rsid w:val="00494B1A"/>
    <w:rsid w:val="004951FC"/>
    <w:rsid w:val="00495231"/>
    <w:rsid w:val="00496171"/>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C1B"/>
    <w:rsid w:val="004A4627"/>
    <w:rsid w:val="004A4811"/>
    <w:rsid w:val="004A4F19"/>
    <w:rsid w:val="004A5E71"/>
    <w:rsid w:val="004A5EEE"/>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AD9"/>
    <w:rsid w:val="004D2C72"/>
    <w:rsid w:val="004D2F61"/>
    <w:rsid w:val="004D35F5"/>
    <w:rsid w:val="004D35FE"/>
    <w:rsid w:val="004D3CA1"/>
    <w:rsid w:val="004D4CA6"/>
    <w:rsid w:val="004D519D"/>
    <w:rsid w:val="004D535C"/>
    <w:rsid w:val="004D53CD"/>
    <w:rsid w:val="004D590D"/>
    <w:rsid w:val="004D59B1"/>
    <w:rsid w:val="004D6691"/>
    <w:rsid w:val="004E0408"/>
    <w:rsid w:val="004E1018"/>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527"/>
    <w:rsid w:val="0050466C"/>
    <w:rsid w:val="00504680"/>
    <w:rsid w:val="005052C8"/>
    <w:rsid w:val="00505638"/>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34"/>
    <w:rsid w:val="0054005E"/>
    <w:rsid w:val="00540144"/>
    <w:rsid w:val="005402DB"/>
    <w:rsid w:val="0054041A"/>
    <w:rsid w:val="005405ED"/>
    <w:rsid w:val="005411EA"/>
    <w:rsid w:val="00542B21"/>
    <w:rsid w:val="005430F1"/>
    <w:rsid w:val="005431E1"/>
    <w:rsid w:val="005431FD"/>
    <w:rsid w:val="00543442"/>
    <w:rsid w:val="00543BD1"/>
    <w:rsid w:val="00543FDD"/>
    <w:rsid w:val="00543FE5"/>
    <w:rsid w:val="00544CBE"/>
    <w:rsid w:val="00544F4C"/>
    <w:rsid w:val="00545273"/>
    <w:rsid w:val="00545367"/>
    <w:rsid w:val="00545499"/>
    <w:rsid w:val="00545679"/>
    <w:rsid w:val="00545A00"/>
    <w:rsid w:val="00545CED"/>
    <w:rsid w:val="005468E6"/>
    <w:rsid w:val="00547953"/>
    <w:rsid w:val="00547F1E"/>
    <w:rsid w:val="00551858"/>
    <w:rsid w:val="0055250E"/>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52C6"/>
    <w:rsid w:val="00565A87"/>
    <w:rsid w:val="00565C87"/>
    <w:rsid w:val="00565D42"/>
    <w:rsid w:val="0056627D"/>
    <w:rsid w:val="00566AB5"/>
    <w:rsid w:val="005673F5"/>
    <w:rsid w:val="0056748D"/>
    <w:rsid w:val="00567FE8"/>
    <w:rsid w:val="005714E0"/>
    <w:rsid w:val="00571E74"/>
    <w:rsid w:val="00572293"/>
    <w:rsid w:val="005722DF"/>
    <w:rsid w:val="00572AD8"/>
    <w:rsid w:val="00572CEF"/>
    <w:rsid w:val="00572D2D"/>
    <w:rsid w:val="00572F93"/>
    <w:rsid w:val="005731C3"/>
    <w:rsid w:val="00573D8D"/>
    <w:rsid w:val="00573EB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5F0"/>
    <w:rsid w:val="00582620"/>
    <w:rsid w:val="0058286D"/>
    <w:rsid w:val="00582D3E"/>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E1C"/>
    <w:rsid w:val="005904A7"/>
    <w:rsid w:val="00591203"/>
    <w:rsid w:val="005916B6"/>
    <w:rsid w:val="00591951"/>
    <w:rsid w:val="00591967"/>
    <w:rsid w:val="0059264F"/>
    <w:rsid w:val="00592758"/>
    <w:rsid w:val="00592BF3"/>
    <w:rsid w:val="005933C3"/>
    <w:rsid w:val="00593EBF"/>
    <w:rsid w:val="00594533"/>
    <w:rsid w:val="00594AE6"/>
    <w:rsid w:val="00594E40"/>
    <w:rsid w:val="0059597C"/>
    <w:rsid w:val="00595DAF"/>
    <w:rsid w:val="005A0F89"/>
    <w:rsid w:val="005A16EA"/>
    <w:rsid w:val="005A2235"/>
    <w:rsid w:val="005A2AC9"/>
    <w:rsid w:val="005A32DC"/>
    <w:rsid w:val="005A3333"/>
    <w:rsid w:val="005A4C78"/>
    <w:rsid w:val="005A4D0A"/>
    <w:rsid w:val="005A4E1A"/>
    <w:rsid w:val="005A513E"/>
    <w:rsid w:val="005A56A7"/>
    <w:rsid w:val="005A5928"/>
    <w:rsid w:val="005A5BA0"/>
    <w:rsid w:val="005A6C63"/>
    <w:rsid w:val="005A6E8B"/>
    <w:rsid w:val="005B0B6F"/>
    <w:rsid w:val="005B11DF"/>
    <w:rsid w:val="005B1A6F"/>
    <w:rsid w:val="005B1B3B"/>
    <w:rsid w:val="005B1ECF"/>
    <w:rsid w:val="005B28FD"/>
    <w:rsid w:val="005B3013"/>
    <w:rsid w:val="005B3338"/>
    <w:rsid w:val="005B351E"/>
    <w:rsid w:val="005B40C7"/>
    <w:rsid w:val="005B442A"/>
    <w:rsid w:val="005B4608"/>
    <w:rsid w:val="005B4AEA"/>
    <w:rsid w:val="005B59A8"/>
    <w:rsid w:val="005B5B27"/>
    <w:rsid w:val="005B5C80"/>
    <w:rsid w:val="005B5FFD"/>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E9B"/>
    <w:rsid w:val="005D7C10"/>
    <w:rsid w:val="005E1291"/>
    <w:rsid w:val="005E1AEF"/>
    <w:rsid w:val="005E217D"/>
    <w:rsid w:val="005E27D3"/>
    <w:rsid w:val="005E2802"/>
    <w:rsid w:val="005E3131"/>
    <w:rsid w:val="005E3306"/>
    <w:rsid w:val="005E37E7"/>
    <w:rsid w:val="005E3FCD"/>
    <w:rsid w:val="005E5621"/>
    <w:rsid w:val="005E584F"/>
    <w:rsid w:val="005E68CE"/>
    <w:rsid w:val="005E6C1F"/>
    <w:rsid w:val="005E6FB8"/>
    <w:rsid w:val="005E7645"/>
    <w:rsid w:val="005E7C24"/>
    <w:rsid w:val="005F097C"/>
    <w:rsid w:val="005F20AC"/>
    <w:rsid w:val="005F2224"/>
    <w:rsid w:val="005F2655"/>
    <w:rsid w:val="005F2E5D"/>
    <w:rsid w:val="005F3030"/>
    <w:rsid w:val="005F36E5"/>
    <w:rsid w:val="005F382C"/>
    <w:rsid w:val="005F41CB"/>
    <w:rsid w:val="005F4DAF"/>
    <w:rsid w:val="005F4E58"/>
    <w:rsid w:val="005F4E5C"/>
    <w:rsid w:val="005F4FA4"/>
    <w:rsid w:val="005F5707"/>
    <w:rsid w:val="005F57C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CD6"/>
    <w:rsid w:val="00607C7D"/>
    <w:rsid w:val="0061046D"/>
    <w:rsid w:val="00610574"/>
    <w:rsid w:val="00610AFF"/>
    <w:rsid w:val="00610B2B"/>
    <w:rsid w:val="006112CC"/>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E03"/>
    <w:rsid w:val="0064217F"/>
    <w:rsid w:val="0064224B"/>
    <w:rsid w:val="00642641"/>
    <w:rsid w:val="006428F0"/>
    <w:rsid w:val="00643251"/>
    <w:rsid w:val="00643545"/>
    <w:rsid w:val="0064469E"/>
    <w:rsid w:val="00644901"/>
    <w:rsid w:val="00644DEC"/>
    <w:rsid w:val="00645D12"/>
    <w:rsid w:val="00645D47"/>
    <w:rsid w:val="00646A08"/>
    <w:rsid w:val="00646C13"/>
    <w:rsid w:val="00647367"/>
    <w:rsid w:val="00647BBE"/>
    <w:rsid w:val="00647F50"/>
    <w:rsid w:val="0065034F"/>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A21"/>
    <w:rsid w:val="00657A84"/>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642C"/>
    <w:rsid w:val="006666A0"/>
    <w:rsid w:val="00667DD0"/>
    <w:rsid w:val="00667EE8"/>
    <w:rsid w:val="006700D6"/>
    <w:rsid w:val="00670A61"/>
    <w:rsid w:val="00670B2D"/>
    <w:rsid w:val="006714C4"/>
    <w:rsid w:val="00671BEC"/>
    <w:rsid w:val="00671DA3"/>
    <w:rsid w:val="006726D9"/>
    <w:rsid w:val="00672711"/>
    <w:rsid w:val="006730EA"/>
    <w:rsid w:val="006732B1"/>
    <w:rsid w:val="006733FB"/>
    <w:rsid w:val="00673DA4"/>
    <w:rsid w:val="006746B6"/>
    <w:rsid w:val="006746C4"/>
    <w:rsid w:val="00674E9C"/>
    <w:rsid w:val="0067587E"/>
    <w:rsid w:val="0067589D"/>
    <w:rsid w:val="0067626C"/>
    <w:rsid w:val="006765D0"/>
    <w:rsid w:val="00676667"/>
    <w:rsid w:val="00676A89"/>
    <w:rsid w:val="00676BF6"/>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699"/>
    <w:rsid w:val="006928C9"/>
    <w:rsid w:val="006928D3"/>
    <w:rsid w:val="00692DE6"/>
    <w:rsid w:val="00692FEC"/>
    <w:rsid w:val="00693014"/>
    <w:rsid w:val="00693AEE"/>
    <w:rsid w:val="00693B91"/>
    <w:rsid w:val="0069438B"/>
    <w:rsid w:val="006945B2"/>
    <w:rsid w:val="00694B6E"/>
    <w:rsid w:val="00694F20"/>
    <w:rsid w:val="0069553F"/>
    <w:rsid w:val="0069581C"/>
    <w:rsid w:val="00695982"/>
    <w:rsid w:val="00695AB7"/>
    <w:rsid w:val="00695E3E"/>
    <w:rsid w:val="00695E98"/>
    <w:rsid w:val="0069735D"/>
    <w:rsid w:val="0069766F"/>
    <w:rsid w:val="006A0959"/>
    <w:rsid w:val="006A0C2A"/>
    <w:rsid w:val="006A0F12"/>
    <w:rsid w:val="006A201D"/>
    <w:rsid w:val="006A2A36"/>
    <w:rsid w:val="006A34F7"/>
    <w:rsid w:val="006A44BB"/>
    <w:rsid w:val="006A46CA"/>
    <w:rsid w:val="006A4789"/>
    <w:rsid w:val="006A59D2"/>
    <w:rsid w:val="006A5C8A"/>
    <w:rsid w:val="006A65AD"/>
    <w:rsid w:val="006A6A9D"/>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7CAF"/>
    <w:rsid w:val="006C7F4D"/>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826"/>
    <w:rsid w:val="006D7AA0"/>
    <w:rsid w:val="006D7D0A"/>
    <w:rsid w:val="006E13C2"/>
    <w:rsid w:val="006E1770"/>
    <w:rsid w:val="006E1B3A"/>
    <w:rsid w:val="006E1F12"/>
    <w:rsid w:val="006E3632"/>
    <w:rsid w:val="006E3EAE"/>
    <w:rsid w:val="006E41D1"/>
    <w:rsid w:val="006E4446"/>
    <w:rsid w:val="006E55C4"/>
    <w:rsid w:val="006E5E94"/>
    <w:rsid w:val="006E6086"/>
    <w:rsid w:val="006E62EC"/>
    <w:rsid w:val="006E6868"/>
    <w:rsid w:val="006E69ED"/>
    <w:rsid w:val="006E73E8"/>
    <w:rsid w:val="006E7460"/>
    <w:rsid w:val="006E778A"/>
    <w:rsid w:val="006E78BE"/>
    <w:rsid w:val="006F028F"/>
    <w:rsid w:val="006F0D05"/>
    <w:rsid w:val="006F1425"/>
    <w:rsid w:val="006F1588"/>
    <w:rsid w:val="006F3BA2"/>
    <w:rsid w:val="006F4528"/>
    <w:rsid w:val="006F460D"/>
    <w:rsid w:val="006F4748"/>
    <w:rsid w:val="006F4C18"/>
    <w:rsid w:val="006F4CC9"/>
    <w:rsid w:val="006F5D78"/>
    <w:rsid w:val="006F5E82"/>
    <w:rsid w:val="006F6030"/>
    <w:rsid w:val="006F6F83"/>
    <w:rsid w:val="006F7E3B"/>
    <w:rsid w:val="00700428"/>
    <w:rsid w:val="007006B0"/>
    <w:rsid w:val="00700CA7"/>
    <w:rsid w:val="00700D74"/>
    <w:rsid w:val="00701622"/>
    <w:rsid w:val="00701CA7"/>
    <w:rsid w:val="00702588"/>
    <w:rsid w:val="00702B2B"/>
    <w:rsid w:val="00702CA4"/>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2303"/>
    <w:rsid w:val="007126FE"/>
    <w:rsid w:val="00712C97"/>
    <w:rsid w:val="00714B52"/>
    <w:rsid w:val="00714DC5"/>
    <w:rsid w:val="00715764"/>
    <w:rsid w:val="00715B6A"/>
    <w:rsid w:val="00715E62"/>
    <w:rsid w:val="00716012"/>
    <w:rsid w:val="007161DF"/>
    <w:rsid w:val="00716694"/>
    <w:rsid w:val="007168DC"/>
    <w:rsid w:val="00716E04"/>
    <w:rsid w:val="00717B90"/>
    <w:rsid w:val="007214BC"/>
    <w:rsid w:val="007226B4"/>
    <w:rsid w:val="007227E6"/>
    <w:rsid w:val="00722D77"/>
    <w:rsid w:val="00722F03"/>
    <w:rsid w:val="00723634"/>
    <w:rsid w:val="00723C63"/>
    <w:rsid w:val="007249B8"/>
    <w:rsid w:val="00724CB0"/>
    <w:rsid w:val="00724DBD"/>
    <w:rsid w:val="00725573"/>
    <w:rsid w:val="00726123"/>
    <w:rsid w:val="00726BE8"/>
    <w:rsid w:val="00727200"/>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442"/>
    <w:rsid w:val="00743A6C"/>
    <w:rsid w:val="00743B7D"/>
    <w:rsid w:val="00743EC0"/>
    <w:rsid w:val="00744620"/>
    <w:rsid w:val="007449FC"/>
    <w:rsid w:val="00745748"/>
    <w:rsid w:val="00747262"/>
    <w:rsid w:val="00747621"/>
    <w:rsid w:val="007477CA"/>
    <w:rsid w:val="00747913"/>
    <w:rsid w:val="00747A6C"/>
    <w:rsid w:val="00750ADF"/>
    <w:rsid w:val="0075144F"/>
    <w:rsid w:val="00751F46"/>
    <w:rsid w:val="0075258B"/>
    <w:rsid w:val="0075283E"/>
    <w:rsid w:val="00752A0C"/>
    <w:rsid w:val="00752AFD"/>
    <w:rsid w:val="0075308E"/>
    <w:rsid w:val="0075324F"/>
    <w:rsid w:val="00753731"/>
    <w:rsid w:val="00753975"/>
    <w:rsid w:val="00753CB5"/>
    <w:rsid w:val="00754056"/>
    <w:rsid w:val="00754996"/>
    <w:rsid w:val="007558BC"/>
    <w:rsid w:val="00755B01"/>
    <w:rsid w:val="0075625E"/>
    <w:rsid w:val="007564C3"/>
    <w:rsid w:val="00756DEC"/>
    <w:rsid w:val="00757553"/>
    <w:rsid w:val="007577B1"/>
    <w:rsid w:val="00757A22"/>
    <w:rsid w:val="00757C4E"/>
    <w:rsid w:val="00757C50"/>
    <w:rsid w:val="007600C9"/>
    <w:rsid w:val="00760A39"/>
    <w:rsid w:val="00760BAB"/>
    <w:rsid w:val="00760C13"/>
    <w:rsid w:val="0076154E"/>
    <w:rsid w:val="007617AE"/>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22F5"/>
    <w:rsid w:val="0077307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4DC7"/>
    <w:rsid w:val="00794F2E"/>
    <w:rsid w:val="00795830"/>
    <w:rsid w:val="00795D7D"/>
    <w:rsid w:val="0079651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567E"/>
    <w:rsid w:val="007A5FA0"/>
    <w:rsid w:val="007A63BF"/>
    <w:rsid w:val="007A664D"/>
    <w:rsid w:val="007A6AEB"/>
    <w:rsid w:val="007A6FC8"/>
    <w:rsid w:val="007A796F"/>
    <w:rsid w:val="007B0389"/>
    <w:rsid w:val="007B045C"/>
    <w:rsid w:val="007B22CC"/>
    <w:rsid w:val="007B2664"/>
    <w:rsid w:val="007B2739"/>
    <w:rsid w:val="007B291E"/>
    <w:rsid w:val="007B2F8B"/>
    <w:rsid w:val="007B3609"/>
    <w:rsid w:val="007B4706"/>
    <w:rsid w:val="007B49A7"/>
    <w:rsid w:val="007B4D69"/>
    <w:rsid w:val="007B5751"/>
    <w:rsid w:val="007B5B86"/>
    <w:rsid w:val="007B67FD"/>
    <w:rsid w:val="007B6C5A"/>
    <w:rsid w:val="007B6DD7"/>
    <w:rsid w:val="007B7A09"/>
    <w:rsid w:val="007B7EB3"/>
    <w:rsid w:val="007C08DC"/>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41BC"/>
    <w:rsid w:val="007D4726"/>
    <w:rsid w:val="007D4AFC"/>
    <w:rsid w:val="007D4E2E"/>
    <w:rsid w:val="007D589D"/>
    <w:rsid w:val="007D7004"/>
    <w:rsid w:val="007D728E"/>
    <w:rsid w:val="007D7852"/>
    <w:rsid w:val="007D7993"/>
    <w:rsid w:val="007D7DB8"/>
    <w:rsid w:val="007D7F9F"/>
    <w:rsid w:val="007E04D4"/>
    <w:rsid w:val="007E074E"/>
    <w:rsid w:val="007E0985"/>
    <w:rsid w:val="007E0B09"/>
    <w:rsid w:val="007E0ED7"/>
    <w:rsid w:val="007E0FB2"/>
    <w:rsid w:val="007E149A"/>
    <w:rsid w:val="007E15D0"/>
    <w:rsid w:val="007E1605"/>
    <w:rsid w:val="007E1AD0"/>
    <w:rsid w:val="007E1D03"/>
    <w:rsid w:val="007E23B2"/>
    <w:rsid w:val="007E2586"/>
    <w:rsid w:val="007E2641"/>
    <w:rsid w:val="007E26E2"/>
    <w:rsid w:val="007E3AD6"/>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CB"/>
    <w:rsid w:val="007F7417"/>
    <w:rsid w:val="007F78A3"/>
    <w:rsid w:val="0080006E"/>
    <w:rsid w:val="008006D6"/>
    <w:rsid w:val="00802045"/>
    <w:rsid w:val="00802366"/>
    <w:rsid w:val="00802599"/>
    <w:rsid w:val="00802AD8"/>
    <w:rsid w:val="008032AF"/>
    <w:rsid w:val="00804D7F"/>
    <w:rsid w:val="00804E1F"/>
    <w:rsid w:val="00805247"/>
    <w:rsid w:val="008052A2"/>
    <w:rsid w:val="00805862"/>
    <w:rsid w:val="00805F42"/>
    <w:rsid w:val="00806844"/>
    <w:rsid w:val="008068D1"/>
    <w:rsid w:val="00806B91"/>
    <w:rsid w:val="00810AC7"/>
    <w:rsid w:val="00811B14"/>
    <w:rsid w:val="00811E7A"/>
    <w:rsid w:val="008125EF"/>
    <w:rsid w:val="008130F8"/>
    <w:rsid w:val="0081310D"/>
    <w:rsid w:val="00813111"/>
    <w:rsid w:val="0081343E"/>
    <w:rsid w:val="00813734"/>
    <w:rsid w:val="00813796"/>
    <w:rsid w:val="00813A5A"/>
    <w:rsid w:val="008151E5"/>
    <w:rsid w:val="008154DE"/>
    <w:rsid w:val="008159C1"/>
    <w:rsid w:val="00815F16"/>
    <w:rsid w:val="008161CC"/>
    <w:rsid w:val="008169E6"/>
    <w:rsid w:val="00816DA1"/>
    <w:rsid w:val="00817962"/>
    <w:rsid w:val="00817C0E"/>
    <w:rsid w:val="00820035"/>
    <w:rsid w:val="0082023C"/>
    <w:rsid w:val="00820D4B"/>
    <w:rsid w:val="00821329"/>
    <w:rsid w:val="00821C7E"/>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1658"/>
    <w:rsid w:val="00841C4E"/>
    <w:rsid w:val="00841C59"/>
    <w:rsid w:val="00842061"/>
    <w:rsid w:val="00842EE7"/>
    <w:rsid w:val="0084405F"/>
    <w:rsid w:val="008449A7"/>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992"/>
    <w:rsid w:val="00870E27"/>
    <w:rsid w:val="0087122B"/>
    <w:rsid w:val="00871512"/>
    <w:rsid w:val="008717F9"/>
    <w:rsid w:val="00871D6C"/>
    <w:rsid w:val="0087262A"/>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BD8"/>
    <w:rsid w:val="00880621"/>
    <w:rsid w:val="00880D66"/>
    <w:rsid w:val="00880D84"/>
    <w:rsid w:val="00880E69"/>
    <w:rsid w:val="00881BD4"/>
    <w:rsid w:val="008825D9"/>
    <w:rsid w:val="00882944"/>
    <w:rsid w:val="00882D91"/>
    <w:rsid w:val="00883813"/>
    <w:rsid w:val="008842A2"/>
    <w:rsid w:val="00884308"/>
    <w:rsid w:val="008845E2"/>
    <w:rsid w:val="00884803"/>
    <w:rsid w:val="0088489D"/>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EEB"/>
    <w:rsid w:val="00894FF0"/>
    <w:rsid w:val="008951E2"/>
    <w:rsid w:val="00895650"/>
    <w:rsid w:val="00895E16"/>
    <w:rsid w:val="00895E63"/>
    <w:rsid w:val="00896600"/>
    <w:rsid w:val="008967A0"/>
    <w:rsid w:val="008968DA"/>
    <w:rsid w:val="00897C5E"/>
    <w:rsid w:val="00897EDB"/>
    <w:rsid w:val="008A0CD9"/>
    <w:rsid w:val="008A0D43"/>
    <w:rsid w:val="008A0FC6"/>
    <w:rsid w:val="008A2577"/>
    <w:rsid w:val="008A2893"/>
    <w:rsid w:val="008A3B8A"/>
    <w:rsid w:val="008A3CBA"/>
    <w:rsid w:val="008A3E5F"/>
    <w:rsid w:val="008A48D2"/>
    <w:rsid w:val="008A4ADC"/>
    <w:rsid w:val="008A5222"/>
    <w:rsid w:val="008A5BE6"/>
    <w:rsid w:val="008A5C20"/>
    <w:rsid w:val="008A5F9F"/>
    <w:rsid w:val="008A6C5F"/>
    <w:rsid w:val="008A74FB"/>
    <w:rsid w:val="008B07C4"/>
    <w:rsid w:val="008B0F00"/>
    <w:rsid w:val="008B147A"/>
    <w:rsid w:val="008B14DB"/>
    <w:rsid w:val="008B266F"/>
    <w:rsid w:val="008B2686"/>
    <w:rsid w:val="008B2C2E"/>
    <w:rsid w:val="008B3D60"/>
    <w:rsid w:val="008B4749"/>
    <w:rsid w:val="008B4810"/>
    <w:rsid w:val="008B512E"/>
    <w:rsid w:val="008B54DD"/>
    <w:rsid w:val="008B56EF"/>
    <w:rsid w:val="008B60C6"/>
    <w:rsid w:val="008B6319"/>
    <w:rsid w:val="008B66F5"/>
    <w:rsid w:val="008B6989"/>
    <w:rsid w:val="008B7644"/>
    <w:rsid w:val="008B7CF5"/>
    <w:rsid w:val="008B7D0C"/>
    <w:rsid w:val="008B7D7C"/>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4E"/>
    <w:rsid w:val="008D6517"/>
    <w:rsid w:val="008D6E62"/>
    <w:rsid w:val="008D6FF6"/>
    <w:rsid w:val="008D75F5"/>
    <w:rsid w:val="008E014A"/>
    <w:rsid w:val="008E01F9"/>
    <w:rsid w:val="008E04E7"/>
    <w:rsid w:val="008E1074"/>
    <w:rsid w:val="008E10A5"/>
    <w:rsid w:val="008E1BFB"/>
    <w:rsid w:val="008E1C3E"/>
    <w:rsid w:val="008E1EC1"/>
    <w:rsid w:val="008E1FC3"/>
    <w:rsid w:val="008E22AF"/>
    <w:rsid w:val="008E2570"/>
    <w:rsid w:val="008E2B09"/>
    <w:rsid w:val="008E2CCC"/>
    <w:rsid w:val="008E2FD9"/>
    <w:rsid w:val="008E3553"/>
    <w:rsid w:val="008E3BA3"/>
    <w:rsid w:val="008E46E1"/>
    <w:rsid w:val="008E4A8B"/>
    <w:rsid w:val="008E4BB6"/>
    <w:rsid w:val="008E5331"/>
    <w:rsid w:val="008E6198"/>
    <w:rsid w:val="008E6555"/>
    <w:rsid w:val="008E6A43"/>
    <w:rsid w:val="008E6AE1"/>
    <w:rsid w:val="008E703A"/>
    <w:rsid w:val="008E7EEA"/>
    <w:rsid w:val="008F049E"/>
    <w:rsid w:val="008F0FE2"/>
    <w:rsid w:val="008F158E"/>
    <w:rsid w:val="008F180C"/>
    <w:rsid w:val="008F208C"/>
    <w:rsid w:val="008F3EC5"/>
    <w:rsid w:val="008F45A2"/>
    <w:rsid w:val="008F4809"/>
    <w:rsid w:val="008F4BD7"/>
    <w:rsid w:val="008F4BFF"/>
    <w:rsid w:val="008F4F49"/>
    <w:rsid w:val="008F604F"/>
    <w:rsid w:val="008F6FC2"/>
    <w:rsid w:val="008F7760"/>
    <w:rsid w:val="008F79C6"/>
    <w:rsid w:val="008F7BC4"/>
    <w:rsid w:val="008F7BDB"/>
    <w:rsid w:val="00900429"/>
    <w:rsid w:val="00900840"/>
    <w:rsid w:val="00900DED"/>
    <w:rsid w:val="00901276"/>
    <w:rsid w:val="009015C6"/>
    <w:rsid w:val="00901D9C"/>
    <w:rsid w:val="00902D48"/>
    <w:rsid w:val="00903457"/>
    <w:rsid w:val="0090365C"/>
    <w:rsid w:val="00903884"/>
    <w:rsid w:val="00903DBD"/>
    <w:rsid w:val="0090434E"/>
    <w:rsid w:val="009046BB"/>
    <w:rsid w:val="00905A1D"/>
    <w:rsid w:val="00905D9B"/>
    <w:rsid w:val="009070D5"/>
    <w:rsid w:val="009078FC"/>
    <w:rsid w:val="00910161"/>
    <w:rsid w:val="00910565"/>
    <w:rsid w:val="00910710"/>
    <w:rsid w:val="00910C2F"/>
    <w:rsid w:val="00910E37"/>
    <w:rsid w:val="00911F89"/>
    <w:rsid w:val="00912A7D"/>
    <w:rsid w:val="00912C00"/>
    <w:rsid w:val="009142F3"/>
    <w:rsid w:val="00914397"/>
    <w:rsid w:val="00914CEC"/>
    <w:rsid w:val="00914EB2"/>
    <w:rsid w:val="00915112"/>
    <w:rsid w:val="0091596C"/>
    <w:rsid w:val="00915C66"/>
    <w:rsid w:val="00916C90"/>
    <w:rsid w:val="00916D06"/>
    <w:rsid w:val="0091776C"/>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62E"/>
    <w:rsid w:val="009373C5"/>
    <w:rsid w:val="0093790C"/>
    <w:rsid w:val="00937F78"/>
    <w:rsid w:val="009407E5"/>
    <w:rsid w:val="009409AC"/>
    <w:rsid w:val="00940BC7"/>
    <w:rsid w:val="009414C1"/>
    <w:rsid w:val="0094163B"/>
    <w:rsid w:val="00941822"/>
    <w:rsid w:val="00941B6E"/>
    <w:rsid w:val="00942627"/>
    <w:rsid w:val="00942682"/>
    <w:rsid w:val="009430B7"/>
    <w:rsid w:val="009436D1"/>
    <w:rsid w:val="009439EB"/>
    <w:rsid w:val="00943DFB"/>
    <w:rsid w:val="00944002"/>
    <w:rsid w:val="009442E2"/>
    <w:rsid w:val="009446A7"/>
    <w:rsid w:val="00944B79"/>
    <w:rsid w:val="00944E8B"/>
    <w:rsid w:val="00945659"/>
    <w:rsid w:val="00945EA6"/>
    <w:rsid w:val="009460DC"/>
    <w:rsid w:val="00946197"/>
    <w:rsid w:val="009466BD"/>
    <w:rsid w:val="009469E8"/>
    <w:rsid w:val="00946B74"/>
    <w:rsid w:val="00946C67"/>
    <w:rsid w:val="00946D06"/>
    <w:rsid w:val="00947206"/>
    <w:rsid w:val="009472F9"/>
    <w:rsid w:val="00947961"/>
    <w:rsid w:val="00950750"/>
    <w:rsid w:val="00950FD5"/>
    <w:rsid w:val="00951946"/>
    <w:rsid w:val="009524B9"/>
    <w:rsid w:val="0095264E"/>
    <w:rsid w:val="00952D0F"/>
    <w:rsid w:val="00953151"/>
    <w:rsid w:val="009533A2"/>
    <w:rsid w:val="009537FC"/>
    <w:rsid w:val="009539B5"/>
    <w:rsid w:val="0095422C"/>
    <w:rsid w:val="0095427C"/>
    <w:rsid w:val="00954FAC"/>
    <w:rsid w:val="00955347"/>
    <w:rsid w:val="00955373"/>
    <w:rsid w:val="0095596A"/>
    <w:rsid w:val="00955D94"/>
    <w:rsid w:val="0095649E"/>
    <w:rsid w:val="009570E5"/>
    <w:rsid w:val="00957CD0"/>
    <w:rsid w:val="00960129"/>
    <w:rsid w:val="00960A5F"/>
    <w:rsid w:val="00960A6A"/>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D5E"/>
    <w:rsid w:val="00973470"/>
    <w:rsid w:val="0097655A"/>
    <w:rsid w:val="009778FB"/>
    <w:rsid w:val="0097797C"/>
    <w:rsid w:val="00977A9B"/>
    <w:rsid w:val="00977F9E"/>
    <w:rsid w:val="00980011"/>
    <w:rsid w:val="00980F22"/>
    <w:rsid w:val="0098156D"/>
    <w:rsid w:val="00981E16"/>
    <w:rsid w:val="00982F43"/>
    <w:rsid w:val="00984CBE"/>
    <w:rsid w:val="00985265"/>
    <w:rsid w:val="00985721"/>
    <w:rsid w:val="00985931"/>
    <w:rsid w:val="00985B94"/>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B3C"/>
    <w:rsid w:val="00994BDF"/>
    <w:rsid w:val="00994EFF"/>
    <w:rsid w:val="00995361"/>
    <w:rsid w:val="00995A6E"/>
    <w:rsid w:val="00995F08"/>
    <w:rsid w:val="0099640F"/>
    <w:rsid w:val="009966D4"/>
    <w:rsid w:val="009967FD"/>
    <w:rsid w:val="00996F50"/>
    <w:rsid w:val="00997423"/>
    <w:rsid w:val="00997D82"/>
    <w:rsid w:val="009A00A6"/>
    <w:rsid w:val="009A11AD"/>
    <w:rsid w:val="009A1290"/>
    <w:rsid w:val="009A1CBF"/>
    <w:rsid w:val="009A215C"/>
    <w:rsid w:val="009A256F"/>
    <w:rsid w:val="009A27E6"/>
    <w:rsid w:val="009A2E0D"/>
    <w:rsid w:val="009A3348"/>
    <w:rsid w:val="009A3F87"/>
    <w:rsid w:val="009A41CB"/>
    <w:rsid w:val="009A4461"/>
    <w:rsid w:val="009A45DB"/>
    <w:rsid w:val="009A4C28"/>
    <w:rsid w:val="009A52E6"/>
    <w:rsid w:val="009A54B0"/>
    <w:rsid w:val="009A5A0D"/>
    <w:rsid w:val="009A5D00"/>
    <w:rsid w:val="009A6233"/>
    <w:rsid w:val="009A63B7"/>
    <w:rsid w:val="009A63CF"/>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71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9A3"/>
    <w:rsid w:val="009D0AF2"/>
    <w:rsid w:val="009D1310"/>
    <w:rsid w:val="009D1A31"/>
    <w:rsid w:val="009D1DC6"/>
    <w:rsid w:val="009D1E91"/>
    <w:rsid w:val="009D2E2B"/>
    <w:rsid w:val="009D48A5"/>
    <w:rsid w:val="009D505E"/>
    <w:rsid w:val="009D5AD3"/>
    <w:rsid w:val="009D67E5"/>
    <w:rsid w:val="009D6A82"/>
    <w:rsid w:val="009D75CA"/>
    <w:rsid w:val="009D7C84"/>
    <w:rsid w:val="009E0156"/>
    <w:rsid w:val="009E07A6"/>
    <w:rsid w:val="009E1308"/>
    <w:rsid w:val="009E1371"/>
    <w:rsid w:val="009E1502"/>
    <w:rsid w:val="009E2019"/>
    <w:rsid w:val="009E2468"/>
    <w:rsid w:val="009E28C3"/>
    <w:rsid w:val="009E31F0"/>
    <w:rsid w:val="009E3279"/>
    <w:rsid w:val="009E3E04"/>
    <w:rsid w:val="009E4344"/>
    <w:rsid w:val="009E4B2A"/>
    <w:rsid w:val="009E62F1"/>
    <w:rsid w:val="009E691D"/>
    <w:rsid w:val="009E698E"/>
    <w:rsid w:val="009E6D9B"/>
    <w:rsid w:val="009E74BC"/>
    <w:rsid w:val="009E78C6"/>
    <w:rsid w:val="009E7AA8"/>
    <w:rsid w:val="009E7AFA"/>
    <w:rsid w:val="009E7BAB"/>
    <w:rsid w:val="009F03C9"/>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610A"/>
    <w:rsid w:val="00A06417"/>
    <w:rsid w:val="00A06795"/>
    <w:rsid w:val="00A07252"/>
    <w:rsid w:val="00A0748F"/>
    <w:rsid w:val="00A1050D"/>
    <w:rsid w:val="00A10D26"/>
    <w:rsid w:val="00A10E0C"/>
    <w:rsid w:val="00A10E5D"/>
    <w:rsid w:val="00A10F94"/>
    <w:rsid w:val="00A126C0"/>
    <w:rsid w:val="00A12955"/>
    <w:rsid w:val="00A12C43"/>
    <w:rsid w:val="00A12FF2"/>
    <w:rsid w:val="00A133B5"/>
    <w:rsid w:val="00A13844"/>
    <w:rsid w:val="00A13DC1"/>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68B4"/>
    <w:rsid w:val="00A37DC8"/>
    <w:rsid w:val="00A37F5A"/>
    <w:rsid w:val="00A4071B"/>
    <w:rsid w:val="00A41C32"/>
    <w:rsid w:val="00A42348"/>
    <w:rsid w:val="00A42F1B"/>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D15"/>
    <w:rsid w:val="00A764B9"/>
    <w:rsid w:val="00A76F1E"/>
    <w:rsid w:val="00A77105"/>
    <w:rsid w:val="00A776EB"/>
    <w:rsid w:val="00A800A3"/>
    <w:rsid w:val="00A802E7"/>
    <w:rsid w:val="00A81F68"/>
    <w:rsid w:val="00A82920"/>
    <w:rsid w:val="00A8354A"/>
    <w:rsid w:val="00A83B67"/>
    <w:rsid w:val="00A83CD4"/>
    <w:rsid w:val="00A840A1"/>
    <w:rsid w:val="00A842E7"/>
    <w:rsid w:val="00A84392"/>
    <w:rsid w:val="00A84E0C"/>
    <w:rsid w:val="00A85103"/>
    <w:rsid w:val="00A85821"/>
    <w:rsid w:val="00A85DB4"/>
    <w:rsid w:val="00A86625"/>
    <w:rsid w:val="00A86BB2"/>
    <w:rsid w:val="00A86D0D"/>
    <w:rsid w:val="00A87680"/>
    <w:rsid w:val="00A8788A"/>
    <w:rsid w:val="00A902C7"/>
    <w:rsid w:val="00A903E8"/>
    <w:rsid w:val="00A9048D"/>
    <w:rsid w:val="00A90CB1"/>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364A"/>
    <w:rsid w:val="00AA3E62"/>
    <w:rsid w:val="00AA4092"/>
    <w:rsid w:val="00AA4392"/>
    <w:rsid w:val="00AA44A9"/>
    <w:rsid w:val="00AA4E79"/>
    <w:rsid w:val="00AA51AF"/>
    <w:rsid w:val="00AA5E7E"/>
    <w:rsid w:val="00AA644E"/>
    <w:rsid w:val="00AA6859"/>
    <w:rsid w:val="00AA6B9A"/>
    <w:rsid w:val="00AA6C43"/>
    <w:rsid w:val="00AA7BEF"/>
    <w:rsid w:val="00AA7F51"/>
    <w:rsid w:val="00AB0A98"/>
    <w:rsid w:val="00AB0E99"/>
    <w:rsid w:val="00AB1100"/>
    <w:rsid w:val="00AB1EF4"/>
    <w:rsid w:val="00AB24ED"/>
    <w:rsid w:val="00AB2670"/>
    <w:rsid w:val="00AB274F"/>
    <w:rsid w:val="00AB2925"/>
    <w:rsid w:val="00AB2BAB"/>
    <w:rsid w:val="00AB2EE4"/>
    <w:rsid w:val="00AB3891"/>
    <w:rsid w:val="00AB39A5"/>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740C"/>
    <w:rsid w:val="00AC7912"/>
    <w:rsid w:val="00AD01D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7A7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C3"/>
    <w:rsid w:val="00AF3E59"/>
    <w:rsid w:val="00AF4092"/>
    <w:rsid w:val="00AF420A"/>
    <w:rsid w:val="00AF4509"/>
    <w:rsid w:val="00AF4833"/>
    <w:rsid w:val="00AF4F47"/>
    <w:rsid w:val="00AF503E"/>
    <w:rsid w:val="00AF5676"/>
    <w:rsid w:val="00AF581C"/>
    <w:rsid w:val="00AF5867"/>
    <w:rsid w:val="00AF5CF9"/>
    <w:rsid w:val="00AF5D3E"/>
    <w:rsid w:val="00AF5EF4"/>
    <w:rsid w:val="00AF6064"/>
    <w:rsid w:val="00AF62A3"/>
    <w:rsid w:val="00AF6B2B"/>
    <w:rsid w:val="00AF71A6"/>
    <w:rsid w:val="00B00282"/>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67F5"/>
    <w:rsid w:val="00B07014"/>
    <w:rsid w:val="00B078B1"/>
    <w:rsid w:val="00B078B6"/>
    <w:rsid w:val="00B07BB8"/>
    <w:rsid w:val="00B1039D"/>
    <w:rsid w:val="00B10958"/>
    <w:rsid w:val="00B10E2F"/>
    <w:rsid w:val="00B1140B"/>
    <w:rsid w:val="00B11599"/>
    <w:rsid w:val="00B118ED"/>
    <w:rsid w:val="00B11BCA"/>
    <w:rsid w:val="00B11C74"/>
    <w:rsid w:val="00B11E9D"/>
    <w:rsid w:val="00B122ED"/>
    <w:rsid w:val="00B13343"/>
    <w:rsid w:val="00B13666"/>
    <w:rsid w:val="00B14A17"/>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3239"/>
    <w:rsid w:val="00B335AF"/>
    <w:rsid w:val="00B34137"/>
    <w:rsid w:val="00B34716"/>
    <w:rsid w:val="00B35DF3"/>
    <w:rsid w:val="00B365A1"/>
    <w:rsid w:val="00B3678B"/>
    <w:rsid w:val="00B373B3"/>
    <w:rsid w:val="00B3793D"/>
    <w:rsid w:val="00B40248"/>
    <w:rsid w:val="00B402C2"/>
    <w:rsid w:val="00B40547"/>
    <w:rsid w:val="00B40834"/>
    <w:rsid w:val="00B4118F"/>
    <w:rsid w:val="00B41687"/>
    <w:rsid w:val="00B417F4"/>
    <w:rsid w:val="00B41BDB"/>
    <w:rsid w:val="00B4233B"/>
    <w:rsid w:val="00B42592"/>
    <w:rsid w:val="00B43152"/>
    <w:rsid w:val="00B4322B"/>
    <w:rsid w:val="00B45BF3"/>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FB"/>
    <w:rsid w:val="00B54E0D"/>
    <w:rsid w:val="00B550F7"/>
    <w:rsid w:val="00B551F0"/>
    <w:rsid w:val="00B55350"/>
    <w:rsid w:val="00B5556A"/>
    <w:rsid w:val="00B55693"/>
    <w:rsid w:val="00B55902"/>
    <w:rsid w:val="00B5592C"/>
    <w:rsid w:val="00B55A69"/>
    <w:rsid w:val="00B55D4A"/>
    <w:rsid w:val="00B56814"/>
    <w:rsid w:val="00B56A6A"/>
    <w:rsid w:val="00B57923"/>
    <w:rsid w:val="00B57A56"/>
    <w:rsid w:val="00B57F21"/>
    <w:rsid w:val="00B60742"/>
    <w:rsid w:val="00B60BC3"/>
    <w:rsid w:val="00B61AC7"/>
    <w:rsid w:val="00B61D25"/>
    <w:rsid w:val="00B61DD3"/>
    <w:rsid w:val="00B623C2"/>
    <w:rsid w:val="00B62850"/>
    <w:rsid w:val="00B62FA6"/>
    <w:rsid w:val="00B6330E"/>
    <w:rsid w:val="00B63EC8"/>
    <w:rsid w:val="00B64513"/>
    <w:rsid w:val="00B64DDB"/>
    <w:rsid w:val="00B650DF"/>
    <w:rsid w:val="00B65285"/>
    <w:rsid w:val="00B656F8"/>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4AE"/>
    <w:rsid w:val="00B776BC"/>
    <w:rsid w:val="00B8097C"/>
    <w:rsid w:val="00B80A21"/>
    <w:rsid w:val="00B80F2A"/>
    <w:rsid w:val="00B81463"/>
    <w:rsid w:val="00B81A36"/>
    <w:rsid w:val="00B81B25"/>
    <w:rsid w:val="00B81ED0"/>
    <w:rsid w:val="00B83B57"/>
    <w:rsid w:val="00B842EC"/>
    <w:rsid w:val="00B84BA3"/>
    <w:rsid w:val="00B84C47"/>
    <w:rsid w:val="00B84EC1"/>
    <w:rsid w:val="00B8524D"/>
    <w:rsid w:val="00B85A97"/>
    <w:rsid w:val="00B85C69"/>
    <w:rsid w:val="00B85F22"/>
    <w:rsid w:val="00B86223"/>
    <w:rsid w:val="00B8667E"/>
    <w:rsid w:val="00B8692D"/>
    <w:rsid w:val="00B8741C"/>
    <w:rsid w:val="00B91E64"/>
    <w:rsid w:val="00B92998"/>
    <w:rsid w:val="00B92B9A"/>
    <w:rsid w:val="00B92E6F"/>
    <w:rsid w:val="00B933AE"/>
    <w:rsid w:val="00B93E8B"/>
    <w:rsid w:val="00B94825"/>
    <w:rsid w:val="00B95192"/>
    <w:rsid w:val="00B9551C"/>
    <w:rsid w:val="00B9612B"/>
    <w:rsid w:val="00B966E7"/>
    <w:rsid w:val="00B9677B"/>
    <w:rsid w:val="00B96E4B"/>
    <w:rsid w:val="00B96F69"/>
    <w:rsid w:val="00B9733F"/>
    <w:rsid w:val="00B97765"/>
    <w:rsid w:val="00BA09EE"/>
    <w:rsid w:val="00BA0CD7"/>
    <w:rsid w:val="00BA0E21"/>
    <w:rsid w:val="00BA0E41"/>
    <w:rsid w:val="00BA1235"/>
    <w:rsid w:val="00BA1B47"/>
    <w:rsid w:val="00BA1CCC"/>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7D25"/>
    <w:rsid w:val="00BB02E3"/>
    <w:rsid w:val="00BB0398"/>
    <w:rsid w:val="00BB0D66"/>
    <w:rsid w:val="00BB0E50"/>
    <w:rsid w:val="00BB1135"/>
    <w:rsid w:val="00BB1535"/>
    <w:rsid w:val="00BB1E5E"/>
    <w:rsid w:val="00BB244C"/>
    <w:rsid w:val="00BB2FAF"/>
    <w:rsid w:val="00BB44C6"/>
    <w:rsid w:val="00BB59DC"/>
    <w:rsid w:val="00BB60F9"/>
    <w:rsid w:val="00BB6221"/>
    <w:rsid w:val="00BB6936"/>
    <w:rsid w:val="00BB6BA5"/>
    <w:rsid w:val="00BC0872"/>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BD4"/>
    <w:rsid w:val="00BC5C02"/>
    <w:rsid w:val="00BC5D87"/>
    <w:rsid w:val="00BC641C"/>
    <w:rsid w:val="00BC6D46"/>
    <w:rsid w:val="00BC7408"/>
    <w:rsid w:val="00BC7A4E"/>
    <w:rsid w:val="00BC7C5C"/>
    <w:rsid w:val="00BD024D"/>
    <w:rsid w:val="00BD032A"/>
    <w:rsid w:val="00BD07C4"/>
    <w:rsid w:val="00BD0869"/>
    <w:rsid w:val="00BD08B3"/>
    <w:rsid w:val="00BD0DE0"/>
    <w:rsid w:val="00BD12B8"/>
    <w:rsid w:val="00BD1497"/>
    <w:rsid w:val="00BD23DC"/>
    <w:rsid w:val="00BD3396"/>
    <w:rsid w:val="00BD3499"/>
    <w:rsid w:val="00BD402E"/>
    <w:rsid w:val="00BD417A"/>
    <w:rsid w:val="00BD4195"/>
    <w:rsid w:val="00BD4491"/>
    <w:rsid w:val="00BD49EF"/>
    <w:rsid w:val="00BD5134"/>
    <w:rsid w:val="00BD59BC"/>
    <w:rsid w:val="00BD60FF"/>
    <w:rsid w:val="00BD6746"/>
    <w:rsid w:val="00BD6822"/>
    <w:rsid w:val="00BD6CC6"/>
    <w:rsid w:val="00BD6D71"/>
    <w:rsid w:val="00BD7EEE"/>
    <w:rsid w:val="00BE0546"/>
    <w:rsid w:val="00BE08C7"/>
    <w:rsid w:val="00BE10A3"/>
    <w:rsid w:val="00BE11B7"/>
    <w:rsid w:val="00BE1B66"/>
    <w:rsid w:val="00BE402D"/>
    <w:rsid w:val="00BE4635"/>
    <w:rsid w:val="00BE519F"/>
    <w:rsid w:val="00BE5C6F"/>
    <w:rsid w:val="00BE6836"/>
    <w:rsid w:val="00BE6A59"/>
    <w:rsid w:val="00BE7671"/>
    <w:rsid w:val="00BE7828"/>
    <w:rsid w:val="00BE7A32"/>
    <w:rsid w:val="00BE7E42"/>
    <w:rsid w:val="00BF00AC"/>
    <w:rsid w:val="00BF10A8"/>
    <w:rsid w:val="00BF1267"/>
    <w:rsid w:val="00BF1F99"/>
    <w:rsid w:val="00BF201B"/>
    <w:rsid w:val="00BF37CE"/>
    <w:rsid w:val="00BF3ACB"/>
    <w:rsid w:val="00BF3E5F"/>
    <w:rsid w:val="00BF42F2"/>
    <w:rsid w:val="00BF49C6"/>
    <w:rsid w:val="00BF51B1"/>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5E9"/>
    <w:rsid w:val="00C10959"/>
    <w:rsid w:val="00C11086"/>
    <w:rsid w:val="00C11124"/>
    <w:rsid w:val="00C113CF"/>
    <w:rsid w:val="00C12554"/>
    <w:rsid w:val="00C125E5"/>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93B"/>
    <w:rsid w:val="00C22FC7"/>
    <w:rsid w:val="00C237E9"/>
    <w:rsid w:val="00C23C61"/>
    <w:rsid w:val="00C23DB4"/>
    <w:rsid w:val="00C23FDD"/>
    <w:rsid w:val="00C2575B"/>
    <w:rsid w:val="00C26390"/>
    <w:rsid w:val="00C2670F"/>
    <w:rsid w:val="00C26C49"/>
    <w:rsid w:val="00C301C4"/>
    <w:rsid w:val="00C31B72"/>
    <w:rsid w:val="00C335C7"/>
    <w:rsid w:val="00C335E0"/>
    <w:rsid w:val="00C33672"/>
    <w:rsid w:val="00C33F1B"/>
    <w:rsid w:val="00C33FF6"/>
    <w:rsid w:val="00C34637"/>
    <w:rsid w:val="00C367BA"/>
    <w:rsid w:val="00C36AB8"/>
    <w:rsid w:val="00C372CE"/>
    <w:rsid w:val="00C37F6D"/>
    <w:rsid w:val="00C426DA"/>
    <w:rsid w:val="00C433A2"/>
    <w:rsid w:val="00C4384B"/>
    <w:rsid w:val="00C43AA7"/>
    <w:rsid w:val="00C4450C"/>
    <w:rsid w:val="00C445C3"/>
    <w:rsid w:val="00C449F2"/>
    <w:rsid w:val="00C44CBA"/>
    <w:rsid w:val="00C46025"/>
    <w:rsid w:val="00C4728D"/>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238C"/>
    <w:rsid w:val="00C62EFD"/>
    <w:rsid w:val="00C62F10"/>
    <w:rsid w:val="00C6334A"/>
    <w:rsid w:val="00C633AA"/>
    <w:rsid w:val="00C64104"/>
    <w:rsid w:val="00C64851"/>
    <w:rsid w:val="00C648DF"/>
    <w:rsid w:val="00C6499E"/>
    <w:rsid w:val="00C64F86"/>
    <w:rsid w:val="00C64F87"/>
    <w:rsid w:val="00C655D0"/>
    <w:rsid w:val="00C65869"/>
    <w:rsid w:val="00C67492"/>
    <w:rsid w:val="00C7083F"/>
    <w:rsid w:val="00C70B39"/>
    <w:rsid w:val="00C712F0"/>
    <w:rsid w:val="00C715FF"/>
    <w:rsid w:val="00C71CA8"/>
    <w:rsid w:val="00C71FA2"/>
    <w:rsid w:val="00C733FB"/>
    <w:rsid w:val="00C73677"/>
    <w:rsid w:val="00C736C7"/>
    <w:rsid w:val="00C739C4"/>
    <w:rsid w:val="00C73ACE"/>
    <w:rsid w:val="00C73AD3"/>
    <w:rsid w:val="00C7445B"/>
    <w:rsid w:val="00C7457A"/>
    <w:rsid w:val="00C7522F"/>
    <w:rsid w:val="00C758E0"/>
    <w:rsid w:val="00C7624A"/>
    <w:rsid w:val="00C7637A"/>
    <w:rsid w:val="00C76403"/>
    <w:rsid w:val="00C76848"/>
    <w:rsid w:val="00C769D7"/>
    <w:rsid w:val="00C771E9"/>
    <w:rsid w:val="00C77E37"/>
    <w:rsid w:val="00C80201"/>
    <w:rsid w:val="00C80877"/>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2BE"/>
    <w:rsid w:val="00C87788"/>
    <w:rsid w:val="00C87C5A"/>
    <w:rsid w:val="00C909AE"/>
    <w:rsid w:val="00C90FAC"/>
    <w:rsid w:val="00C91085"/>
    <w:rsid w:val="00C918A3"/>
    <w:rsid w:val="00C918FA"/>
    <w:rsid w:val="00C922B8"/>
    <w:rsid w:val="00C92766"/>
    <w:rsid w:val="00C92806"/>
    <w:rsid w:val="00C92BDB"/>
    <w:rsid w:val="00C92C6E"/>
    <w:rsid w:val="00C93577"/>
    <w:rsid w:val="00C93A93"/>
    <w:rsid w:val="00C93E86"/>
    <w:rsid w:val="00C93F85"/>
    <w:rsid w:val="00C941B5"/>
    <w:rsid w:val="00C95031"/>
    <w:rsid w:val="00C972BE"/>
    <w:rsid w:val="00C97F99"/>
    <w:rsid w:val="00CA017B"/>
    <w:rsid w:val="00CA1632"/>
    <w:rsid w:val="00CA16D6"/>
    <w:rsid w:val="00CA19B5"/>
    <w:rsid w:val="00CA2279"/>
    <w:rsid w:val="00CA2C7B"/>
    <w:rsid w:val="00CA2DE4"/>
    <w:rsid w:val="00CA2E48"/>
    <w:rsid w:val="00CA359C"/>
    <w:rsid w:val="00CA4581"/>
    <w:rsid w:val="00CA4686"/>
    <w:rsid w:val="00CA4A96"/>
    <w:rsid w:val="00CA517E"/>
    <w:rsid w:val="00CA6110"/>
    <w:rsid w:val="00CA6337"/>
    <w:rsid w:val="00CA6878"/>
    <w:rsid w:val="00CA6CF7"/>
    <w:rsid w:val="00CA75FD"/>
    <w:rsid w:val="00CA7952"/>
    <w:rsid w:val="00CB04F9"/>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3F"/>
    <w:rsid w:val="00CC0AE1"/>
    <w:rsid w:val="00CC0FB0"/>
    <w:rsid w:val="00CC16C9"/>
    <w:rsid w:val="00CC1FB2"/>
    <w:rsid w:val="00CC23CF"/>
    <w:rsid w:val="00CC267A"/>
    <w:rsid w:val="00CC287D"/>
    <w:rsid w:val="00CC2913"/>
    <w:rsid w:val="00CC2D37"/>
    <w:rsid w:val="00CC2F50"/>
    <w:rsid w:val="00CC3D2E"/>
    <w:rsid w:val="00CC4915"/>
    <w:rsid w:val="00CC5615"/>
    <w:rsid w:val="00CC577C"/>
    <w:rsid w:val="00CC580A"/>
    <w:rsid w:val="00CC5E92"/>
    <w:rsid w:val="00CC61AD"/>
    <w:rsid w:val="00CC61DD"/>
    <w:rsid w:val="00CC63BF"/>
    <w:rsid w:val="00CC743A"/>
    <w:rsid w:val="00CD02B9"/>
    <w:rsid w:val="00CD0731"/>
    <w:rsid w:val="00CD2028"/>
    <w:rsid w:val="00CD2300"/>
    <w:rsid w:val="00CD34CF"/>
    <w:rsid w:val="00CD4C11"/>
    <w:rsid w:val="00CD514C"/>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2183"/>
    <w:rsid w:val="00CF2992"/>
    <w:rsid w:val="00CF30FF"/>
    <w:rsid w:val="00CF352E"/>
    <w:rsid w:val="00CF3598"/>
    <w:rsid w:val="00CF3D27"/>
    <w:rsid w:val="00CF3F5A"/>
    <w:rsid w:val="00CF3FE0"/>
    <w:rsid w:val="00CF4832"/>
    <w:rsid w:val="00CF5C9C"/>
    <w:rsid w:val="00CF5E78"/>
    <w:rsid w:val="00CF5EA1"/>
    <w:rsid w:val="00CF62D5"/>
    <w:rsid w:val="00CF63C6"/>
    <w:rsid w:val="00CF64C2"/>
    <w:rsid w:val="00D000CB"/>
    <w:rsid w:val="00D00100"/>
    <w:rsid w:val="00D00458"/>
    <w:rsid w:val="00D006BF"/>
    <w:rsid w:val="00D00A4F"/>
    <w:rsid w:val="00D00B98"/>
    <w:rsid w:val="00D020C3"/>
    <w:rsid w:val="00D0282E"/>
    <w:rsid w:val="00D02BAA"/>
    <w:rsid w:val="00D02C59"/>
    <w:rsid w:val="00D030D5"/>
    <w:rsid w:val="00D03187"/>
    <w:rsid w:val="00D03500"/>
    <w:rsid w:val="00D03B09"/>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D5"/>
    <w:rsid w:val="00D1381A"/>
    <w:rsid w:val="00D13B75"/>
    <w:rsid w:val="00D1450B"/>
    <w:rsid w:val="00D147B0"/>
    <w:rsid w:val="00D14BC6"/>
    <w:rsid w:val="00D14CA8"/>
    <w:rsid w:val="00D14E32"/>
    <w:rsid w:val="00D1570E"/>
    <w:rsid w:val="00D157A8"/>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88B"/>
    <w:rsid w:val="00D31CC1"/>
    <w:rsid w:val="00D31E58"/>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23"/>
    <w:rsid w:val="00D35B3D"/>
    <w:rsid w:val="00D35C86"/>
    <w:rsid w:val="00D36128"/>
    <w:rsid w:val="00D37ED7"/>
    <w:rsid w:val="00D402F8"/>
    <w:rsid w:val="00D4104E"/>
    <w:rsid w:val="00D41137"/>
    <w:rsid w:val="00D414F7"/>
    <w:rsid w:val="00D41A3A"/>
    <w:rsid w:val="00D41D0E"/>
    <w:rsid w:val="00D4202D"/>
    <w:rsid w:val="00D4204E"/>
    <w:rsid w:val="00D42378"/>
    <w:rsid w:val="00D42521"/>
    <w:rsid w:val="00D4268E"/>
    <w:rsid w:val="00D42736"/>
    <w:rsid w:val="00D42F43"/>
    <w:rsid w:val="00D43523"/>
    <w:rsid w:val="00D43B9B"/>
    <w:rsid w:val="00D44857"/>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727"/>
    <w:rsid w:val="00D6175B"/>
    <w:rsid w:val="00D61A44"/>
    <w:rsid w:val="00D61ED3"/>
    <w:rsid w:val="00D63BEF"/>
    <w:rsid w:val="00D63E5D"/>
    <w:rsid w:val="00D64A86"/>
    <w:rsid w:val="00D64AE9"/>
    <w:rsid w:val="00D64F88"/>
    <w:rsid w:val="00D65646"/>
    <w:rsid w:val="00D659EC"/>
    <w:rsid w:val="00D65F86"/>
    <w:rsid w:val="00D66765"/>
    <w:rsid w:val="00D66A98"/>
    <w:rsid w:val="00D66D36"/>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4778"/>
    <w:rsid w:val="00DA684B"/>
    <w:rsid w:val="00DA6C11"/>
    <w:rsid w:val="00DA7560"/>
    <w:rsid w:val="00DA79E8"/>
    <w:rsid w:val="00DB0295"/>
    <w:rsid w:val="00DB06CC"/>
    <w:rsid w:val="00DB1D0A"/>
    <w:rsid w:val="00DB1D53"/>
    <w:rsid w:val="00DB1DC9"/>
    <w:rsid w:val="00DB4110"/>
    <w:rsid w:val="00DB45C2"/>
    <w:rsid w:val="00DB49D3"/>
    <w:rsid w:val="00DB4A28"/>
    <w:rsid w:val="00DB5031"/>
    <w:rsid w:val="00DB5B37"/>
    <w:rsid w:val="00DB694F"/>
    <w:rsid w:val="00DB6F0D"/>
    <w:rsid w:val="00DB6F67"/>
    <w:rsid w:val="00DB7882"/>
    <w:rsid w:val="00DB7DD1"/>
    <w:rsid w:val="00DC001D"/>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2E11"/>
    <w:rsid w:val="00DD2F6A"/>
    <w:rsid w:val="00DD3179"/>
    <w:rsid w:val="00DD3370"/>
    <w:rsid w:val="00DD3B12"/>
    <w:rsid w:val="00DD45B5"/>
    <w:rsid w:val="00DD4EA9"/>
    <w:rsid w:val="00DD5E32"/>
    <w:rsid w:val="00DD67FA"/>
    <w:rsid w:val="00DD6E1F"/>
    <w:rsid w:val="00DD720A"/>
    <w:rsid w:val="00DE059E"/>
    <w:rsid w:val="00DE1055"/>
    <w:rsid w:val="00DE15C8"/>
    <w:rsid w:val="00DE1606"/>
    <w:rsid w:val="00DE1CB6"/>
    <w:rsid w:val="00DE258E"/>
    <w:rsid w:val="00DE2C2E"/>
    <w:rsid w:val="00DE2E66"/>
    <w:rsid w:val="00DE3511"/>
    <w:rsid w:val="00DE3817"/>
    <w:rsid w:val="00DE397C"/>
    <w:rsid w:val="00DE3D41"/>
    <w:rsid w:val="00DE3ED3"/>
    <w:rsid w:val="00DE435F"/>
    <w:rsid w:val="00DE4528"/>
    <w:rsid w:val="00DE45C2"/>
    <w:rsid w:val="00DE4605"/>
    <w:rsid w:val="00DE4B0B"/>
    <w:rsid w:val="00DE51C1"/>
    <w:rsid w:val="00DE57E6"/>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B6C"/>
    <w:rsid w:val="00E100A8"/>
    <w:rsid w:val="00E10CA6"/>
    <w:rsid w:val="00E1106C"/>
    <w:rsid w:val="00E110BB"/>
    <w:rsid w:val="00E115AD"/>
    <w:rsid w:val="00E11BF8"/>
    <w:rsid w:val="00E11FF5"/>
    <w:rsid w:val="00E12097"/>
    <w:rsid w:val="00E12B20"/>
    <w:rsid w:val="00E12E7F"/>
    <w:rsid w:val="00E135A3"/>
    <w:rsid w:val="00E14A97"/>
    <w:rsid w:val="00E155BF"/>
    <w:rsid w:val="00E155F8"/>
    <w:rsid w:val="00E15730"/>
    <w:rsid w:val="00E15D7F"/>
    <w:rsid w:val="00E17441"/>
    <w:rsid w:val="00E174CF"/>
    <w:rsid w:val="00E1757E"/>
    <w:rsid w:val="00E17654"/>
    <w:rsid w:val="00E17B9E"/>
    <w:rsid w:val="00E17EB9"/>
    <w:rsid w:val="00E17FC8"/>
    <w:rsid w:val="00E20622"/>
    <w:rsid w:val="00E20C81"/>
    <w:rsid w:val="00E20E44"/>
    <w:rsid w:val="00E20EF0"/>
    <w:rsid w:val="00E20F56"/>
    <w:rsid w:val="00E225CD"/>
    <w:rsid w:val="00E23520"/>
    <w:rsid w:val="00E23758"/>
    <w:rsid w:val="00E23A25"/>
    <w:rsid w:val="00E23ADF"/>
    <w:rsid w:val="00E23BB8"/>
    <w:rsid w:val="00E24F43"/>
    <w:rsid w:val="00E25EF3"/>
    <w:rsid w:val="00E25FA0"/>
    <w:rsid w:val="00E26191"/>
    <w:rsid w:val="00E26604"/>
    <w:rsid w:val="00E26638"/>
    <w:rsid w:val="00E26C1D"/>
    <w:rsid w:val="00E274EB"/>
    <w:rsid w:val="00E275E0"/>
    <w:rsid w:val="00E27C4E"/>
    <w:rsid w:val="00E27D1B"/>
    <w:rsid w:val="00E30ADA"/>
    <w:rsid w:val="00E31026"/>
    <w:rsid w:val="00E311DF"/>
    <w:rsid w:val="00E314B3"/>
    <w:rsid w:val="00E319F6"/>
    <w:rsid w:val="00E3200C"/>
    <w:rsid w:val="00E32120"/>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50979"/>
    <w:rsid w:val="00E50B88"/>
    <w:rsid w:val="00E50C0C"/>
    <w:rsid w:val="00E51186"/>
    <w:rsid w:val="00E51341"/>
    <w:rsid w:val="00E513C4"/>
    <w:rsid w:val="00E5178A"/>
    <w:rsid w:val="00E5179E"/>
    <w:rsid w:val="00E51C97"/>
    <w:rsid w:val="00E520CE"/>
    <w:rsid w:val="00E524D2"/>
    <w:rsid w:val="00E52A40"/>
    <w:rsid w:val="00E52DE5"/>
    <w:rsid w:val="00E52E54"/>
    <w:rsid w:val="00E5358F"/>
    <w:rsid w:val="00E535F6"/>
    <w:rsid w:val="00E53634"/>
    <w:rsid w:val="00E53BDA"/>
    <w:rsid w:val="00E5509E"/>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A8F"/>
    <w:rsid w:val="00E66B2A"/>
    <w:rsid w:val="00E66E3F"/>
    <w:rsid w:val="00E67398"/>
    <w:rsid w:val="00E676F3"/>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9FB"/>
    <w:rsid w:val="00E74C9D"/>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50BA"/>
    <w:rsid w:val="00E85602"/>
    <w:rsid w:val="00E85C00"/>
    <w:rsid w:val="00E85C87"/>
    <w:rsid w:val="00E86ABE"/>
    <w:rsid w:val="00E86F82"/>
    <w:rsid w:val="00E879FF"/>
    <w:rsid w:val="00E87B7A"/>
    <w:rsid w:val="00E90156"/>
    <w:rsid w:val="00E90840"/>
    <w:rsid w:val="00E918F2"/>
    <w:rsid w:val="00E9194D"/>
    <w:rsid w:val="00E91DDA"/>
    <w:rsid w:val="00E91FEE"/>
    <w:rsid w:val="00E92549"/>
    <w:rsid w:val="00E92CDA"/>
    <w:rsid w:val="00E92DEB"/>
    <w:rsid w:val="00E9372E"/>
    <w:rsid w:val="00E9416E"/>
    <w:rsid w:val="00E9480A"/>
    <w:rsid w:val="00E95278"/>
    <w:rsid w:val="00E95375"/>
    <w:rsid w:val="00E95709"/>
    <w:rsid w:val="00EA05B4"/>
    <w:rsid w:val="00EA0AAC"/>
    <w:rsid w:val="00EA0F80"/>
    <w:rsid w:val="00EA16A4"/>
    <w:rsid w:val="00EA28AE"/>
    <w:rsid w:val="00EA2BB5"/>
    <w:rsid w:val="00EA310E"/>
    <w:rsid w:val="00EA3A73"/>
    <w:rsid w:val="00EA3EB2"/>
    <w:rsid w:val="00EA4570"/>
    <w:rsid w:val="00EA5721"/>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6E06"/>
    <w:rsid w:val="00EB6FF3"/>
    <w:rsid w:val="00EB7BA1"/>
    <w:rsid w:val="00EC00C2"/>
    <w:rsid w:val="00EC0502"/>
    <w:rsid w:val="00EC1FDF"/>
    <w:rsid w:val="00EC30D6"/>
    <w:rsid w:val="00EC32F1"/>
    <w:rsid w:val="00EC37E3"/>
    <w:rsid w:val="00EC3DD6"/>
    <w:rsid w:val="00EC5074"/>
    <w:rsid w:val="00EC520D"/>
    <w:rsid w:val="00EC551B"/>
    <w:rsid w:val="00EC56CD"/>
    <w:rsid w:val="00EC57F5"/>
    <w:rsid w:val="00EC5FF9"/>
    <w:rsid w:val="00EC652D"/>
    <w:rsid w:val="00EC7959"/>
    <w:rsid w:val="00EC7D48"/>
    <w:rsid w:val="00ED04FE"/>
    <w:rsid w:val="00ED0AFE"/>
    <w:rsid w:val="00ED0B34"/>
    <w:rsid w:val="00ED0C54"/>
    <w:rsid w:val="00ED1189"/>
    <w:rsid w:val="00ED1939"/>
    <w:rsid w:val="00ED1AFB"/>
    <w:rsid w:val="00ED1E0E"/>
    <w:rsid w:val="00ED1EE5"/>
    <w:rsid w:val="00ED26D4"/>
    <w:rsid w:val="00ED2768"/>
    <w:rsid w:val="00ED2B4E"/>
    <w:rsid w:val="00ED2DA0"/>
    <w:rsid w:val="00ED3370"/>
    <w:rsid w:val="00ED3904"/>
    <w:rsid w:val="00ED3AB4"/>
    <w:rsid w:val="00ED5667"/>
    <w:rsid w:val="00ED571D"/>
    <w:rsid w:val="00ED5727"/>
    <w:rsid w:val="00ED58C2"/>
    <w:rsid w:val="00ED64E0"/>
    <w:rsid w:val="00ED6A5D"/>
    <w:rsid w:val="00ED6E17"/>
    <w:rsid w:val="00ED710B"/>
    <w:rsid w:val="00ED7D9B"/>
    <w:rsid w:val="00ED7E68"/>
    <w:rsid w:val="00EE0361"/>
    <w:rsid w:val="00EE0857"/>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52"/>
    <w:rsid w:val="00EF2041"/>
    <w:rsid w:val="00EF268D"/>
    <w:rsid w:val="00EF2BB6"/>
    <w:rsid w:val="00EF37B0"/>
    <w:rsid w:val="00EF38E7"/>
    <w:rsid w:val="00EF396B"/>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7008"/>
    <w:rsid w:val="00F07529"/>
    <w:rsid w:val="00F077BB"/>
    <w:rsid w:val="00F0780C"/>
    <w:rsid w:val="00F10710"/>
    <w:rsid w:val="00F113B2"/>
    <w:rsid w:val="00F12027"/>
    <w:rsid w:val="00F121CB"/>
    <w:rsid w:val="00F126AF"/>
    <w:rsid w:val="00F132F8"/>
    <w:rsid w:val="00F138D6"/>
    <w:rsid w:val="00F13B08"/>
    <w:rsid w:val="00F14194"/>
    <w:rsid w:val="00F14475"/>
    <w:rsid w:val="00F149DF"/>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CB8"/>
    <w:rsid w:val="00F3383B"/>
    <w:rsid w:val="00F3416A"/>
    <w:rsid w:val="00F342A0"/>
    <w:rsid w:val="00F34A21"/>
    <w:rsid w:val="00F3572A"/>
    <w:rsid w:val="00F35870"/>
    <w:rsid w:val="00F37251"/>
    <w:rsid w:val="00F375A8"/>
    <w:rsid w:val="00F37B5B"/>
    <w:rsid w:val="00F40193"/>
    <w:rsid w:val="00F4065F"/>
    <w:rsid w:val="00F41125"/>
    <w:rsid w:val="00F41D42"/>
    <w:rsid w:val="00F420D2"/>
    <w:rsid w:val="00F42589"/>
    <w:rsid w:val="00F429F2"/>
    <w:rsid w:val="00F42BAD"/>
    <w:rsid w:val="00F42DF8"/>
    <w:rsid w:val="00F43E7C"/>
    <w:rsid w:val="00F44D8D"/>
    <w:rsid w:val="00F50620"/>
    <w:rsid w:val="00F5079F"/>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7004E"/>
    <w:rsid w:val="00F704CB"/>
    <w:rsid w:val="00F70511"/>
    <w:rsid w:val="00F708DE"/>
    <w:rsid w:val="00F70D0A"/>
    <w:rsid w:val="00F7106D"/>
    <w:rsid w:val="00F71695"/>
    <w:rsid w:val="00F72642"/>
    <w:rsid w:val="00F734C0"/>
    <w:rsid w:val="00F7377F"/>
    <w:rsid w:val="00F73780"/>
    <w:rsid w:val="00F73FB3"/>
    <w:rsid w:val="00F7432E"/>
    <w:rsid w:val="00F74CD3"/>
    <w:rsid w:val="00F75793"/>
    <w:rsid w:val="00F75A61"/>
    <w:rsid w:val="00F760B8"/>
    <w:rsid w:val="00F760D6"/>
    <w:rsid w:val="00F77CBB"/>
    <w:rsid w:val="00F77D7A"/>
    <w:rsid w:val="00F77E69"/>
    <w:rsid w:val="00F80E17"/>
    <w:rsid w:val="00F81426"/>
    <w:rsid w:val="00F82538"/>
    <w:rsid w:val="00F82CDF"/>
    <w:rsid w:val="00F8372C"/>
    <w:rsid w:val="00F8380F"/>
    <w:rsid w:val="00F83FF0"/>
    <w:rsid w:val="00F847F8"/>
    <w:rsid w:val="00F84850"/>
    <w:rsid w:val="00F85039"/>
    <w:rsid w:val="00F86433"/>
    <w:rsid w:val="00F867A0"/>
    <w:rsid w:val="00F8739A"/>
    <w:rsid w:val="00F879C4"/>
    <w:rsid w:val="00F87BD6"/>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5C4"/>
    <w:rsid w:val="00FA4D38"/>
    <w:rsid w:val="00FA4F07"/>
    <w:rsid w:val="00FA56AD"/>
    <w:rsid w:val="00FA5C8C"/>
    <w:rsid w:val="00FA6F32"/>
    <w:rsid w:val="00FA728B"/>
    <w:rsid w:val="00FA7750"/>
    <w:rsid w:val="00FA791F"/>
    <w:rsid w:val="00FA7B5D"/>
    <w:rsid w:val="00FB040F"/>
    <w:rsid w:val="00FB0A25"/>
    <w:rsid w:val="00FB10B8"/>
    <w:rsid w:val="00FB114E"/>
    <w:rsid w:val="00FB24E3"/>
    <w:rsid w:val="00FB3AEF"/>
    <w:rsid w:val="00FB4059"/>
    <w:rsid w:val="00FB4B16"/>
    <w:rsid w:val="00FB4D3E"/>
    <w:rsid w:val="00FB4E63"/>
    <w:rsid w:val="00FB5148"/>
    <w:rsid w:val="00FB5315"/>
    <w:rsid w:val="00FB5550"/>
    <w:rsid w:val="00FB5C03"/>
    <w:rsid w:val="00FB5DA4"/>
    <w:rsid w:val="00FB6AF3"/>
    <w:rsid w:val="00FB6F8C"/>
    <w:rsid w:val="00FB729E"/>
    <w:rsid w:val="00FB72F1"/>
    <w:rsid w:val="00FB7B05"/>
    <w:rsid w:val="00FC05F5"/>
    <w:rsid w:val="00FC1C4A"/>
    <w:rsid w:val="00FC1E55"/>
    <w:rsid w:val="00FC274A"/>
    <w:rsid w:val="00FC29EA"/>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5911"/>
    <w:rsid w:val="00FD5A5A"/>
    <w:rsid w:val="00FD5B1E"/>
    <w:rsid w:val="00FD6419"/>
    <w:rsid w:val="00FD6858"/>
    <w:rsid w:val="00FD6884"/>
    <w:rsid w:val="00FD6B45"/>
    <w:rsid w:val="00FD6E80"/>
    <w:rsid w:val="00FD72A1"/>
    <w:rsid w:val="00FD73F0"/>
    <w:rsid w:val="00FD7C19"/>
    <w:rsid w:val="00FE05AC"/>
    <w:rsid w:val="00FE06BA"/>
    <w:rsid w:val="00FE0AE3"/>
    <w:rsid w:val="00FE1188"/>
    <w:rsid w:val="00FE2003"/>
    <w:rsid w:val="00FE208D"/>
    <w:rsid w:val="00FE20F1"/>
    <w:rsid w:val="00FE2DC5"/>
    <w:rsid w:val="00FE3FF6"/>
    <w:rsid w:val="00FE460E"/>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1177"/>
    <w:rsid w:val="00FF13C3"/>
    <w:rsid w:val="00FF1C6F"/>
    <w:rsid w:val="00FF1CBA"/>
    <w:rsid w:val="00FF1F40"/>
    <w:rsid w:val="00FF2825"/>
    <w:rsid w:val="00FF2E00"/>
    <w:rsid w:val="00FF2F73"/>
    <w:rsid w:val="00FF303A"/>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sajournals.onlinelibrary.wiley.com/doi/full/10.1002/ecs2.2419" TargetMode="External"/><Relationship Id="rId1" Type="http://schemas.openxmlformats.org/officeDocument/2006/relationships/hyperlink" Target="https://onlinelibrary.wiley.com/page/journal/14610248/homepage/editorialboard.htm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82F6C-2EB9-4CA3-9E91-342340160C00}">
  <ds:schemaRefs>
    <ds:schemaRef ds:uri="http://schemas.microsoft.com/sharepoint/v3/contenttype/forms"/>
  </ds:schemaRefs>
</ds:datastoreItem>
</file>

<file path=customXml/itemProps2.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12381</Words>
  <Characters>82093</Characters>
  <Application>Microsoft Office Word</Application>
  <DocSecurity>0</DocSecurity>
  <Lines>4560</Lines>
  <Paragraphs>1657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92817</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Shinichi Nakagawa</cp:lastModifiedBy>
  <cp:revision>5</cp:revision>
  <cp:lastPrinted>2022-02-11T03:38:00Z</cp:lastPrinted>
  <dcterms:created xsi:type="dcterms:W3CDTF">2022-02-14T20:31:00Z</dcterms:created>
  <dcterms:modified xsi:type="dcterms:W3CDTF">2022-02-14T20:34:00Z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